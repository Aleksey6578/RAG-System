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05FA1" w14:textId="356D4B78" w:rsidR="00A37EBA" w:rsidRPr="00FD1A34" w:rsidRDefault="00933DF2">
      <w:pPr>
        <w:rPr>
          <w:lang w:val="en-US"/>
        </w:rPr>
      </w:pPr>
      <w:r>
        <w:t>Шифр дисциплины:</w:t>
      </w:r>
      <w:r w:rsidR="00FD1A34">
        <w:rPr>
          <w:lang w:val="en-US"/>
        </w:rPr>
        <w:t xml:space="preserve"> 12</w:t>
      </w:r>
    </w:p>
    <w:p w14:paraId="576552BF" w14:textId="11C47D76" w:rsidR="00933DF2" w:rsidRDefault="00933DF2">
      <w:r>
        <w:t>Номер раздела: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96"/>
        <w:gridCol w:w="5143"/>
      </w:tblGrid>
      <w:tr w:rsidR="00933DF2" w14:paraId="5AEC4480" w14:textId="77777777" w:rsidTr="002C10DF">
        <w:trPr>
          <w:trHeight w:val="754"/>
          <w:tblHeader/>
        </w:trPr>
        <w:tc>
          <w:tcPr>
            <w:tcW w:w="0" w:type="auto"/>
            <w:vMerge w:val="restart"/>
            <w:textDirection w:val="btLr"/>
            <w:vAlign w:val="center"/>
          </w:tcPr>
          <w:p w14:paraId="71B90B4F" w14:textId="77777777" w:rsidR="00933DF2" w:rsidRDefault="00933DF2" w:rsidP="002C10DF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 темы</w:t>
            </w:r>
          </w:p>
          <w:p w14:paraId="62F3C7BD" w14:textId="77777777" w:rsidR="00933DF2" w:rsidRDefault="00933DF2" w:rsidP="002C10DF">
            <w:pPr>
              <w:shd w:val="clear" w:color="auto" w:fill="FFFFFF"/>
              <w:jc w:val="center"/>
            </w:pPr>
            <w:r>
              <w:rPr>
                <w:sz w:val="20"/>
                <w:szCs w:val="20"/>
              </w:rPr>
              <w:t>(раздела)</w:t>
            </w:r>
          </w:p>
        </w:tc>
        <w:tc>
          <w:tcPr>
            <w:tcW w:w="0" w:type="auto"/>
            <w:vMerge w:val="restart"/>
            <w:vAlign w:val="center"/>
          </w:tcPr>
          <w:p w14:paraId="3D42892F" w14:textId="77777777" w:rsidR="00933DF2" w:rsidRDefault="00933DF2" w:rsidP="002C10DF">
            <w:pPr>
              <w:shd w:val="clear" w:color="auto" w:fill="FFFFFF"/>
              <w:jc w:val="center"/>
            </w:pPr>
            <w:r>
              <w:t>Название темы (раздела)</w:t>
            </w:r>
          </w:p>
        </w:tc>
      </w:tr>
      <w:tr w:rsidR="00933DF2" w14:paraId="6482BC42" w14:textId="77777777" w:rsidTr="002C10DF">
        <w:trPr>
          <w:trHeight w:val="555"/>
          <w:tblHeader/>
        </w:trPr>
        <w:tc>
          <w:tcPr>
            <w:tcW w:w="0" w:type="auto"/>
            <w:vMerge/>
            <w:vAlign w:val="center"/>
          </w:tcPr>
          <w:p w14:paraId="350CB812" w14:textId="77777777" w:rsidR="00933DF2" w:rsidRDefault="00933DF2" w:rsidP="002C10DF">
            <w:pPr>
              <w:jc w:val="center"/>
            </w:pPr>
          </w:p>
        </w:tc>
        <w:tc>
          <w:tcPr>
            <w:tcW w:w="0" w:type="auto"/>
            <w:vMerge/>
            <w:vAlign w:val="center"/>
          </w:tcPr>
          <w:p w14:paraId="43FE4EA6" w14:textId="77777777" w:rsidR="00933DF2" w:rsidRDefault="00933DF2" w:rsidP="002C10DF">
            <w:pPr>
              <w:jc w:val="center"/>
            </w:pPr>
          </w:p>
        </w:tc>
      </w:tr>
      <w:tr w:rsidR="00933DF2" w14:paraId="3C6E7F5F" w14:textId="77777777" w:rsidTr="002C10DF">
        <w:tc>
          <w:tcPr>
            <w:tcW w:w="0" w:type="auto"/>
            <w:vAlign w:val="center"/>
          </w:tcPr>
          <w:p w14:paraId="067D258B" w14:textId="77777777" w:rsidR="00933DF2" w:rsidRDefault="00933DF2" w:rsidP="002C10DF">
            <w:pPr>
              <w:pStyle w:val="a3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14:paraId="0A15F8C0" w14:textId="77777777" w:rsidR="00933DF2" w:rsidRDefault="00933DF2" w:rsidP="002C10DF">
            <w:pPr>
              <w:pStyle w:val="a3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Основы теории управления</w:t>
            </w:r>
          </w:p>
        </w:tc>
      </w:tr>
      <w:tr w:rsidR="00933DF2" w14:paraId="64C1AF56" w14:textId="77777777" w:rsidTr="002C10DF">
        <w:tc>
          <w:tcPr>
            <w:tcW w:w="0" w:type="auto"/>
            <w:vAlign w:val="center"/>
          </w:tcPr>
          <w:p w14:paraId="76192CC3" w14:textId="77777777" w:rsidR="00933DF2" w:rsidRDefault="00933DF2" w:rsidP="002C10DF">
            <w:pPr>
              <w:pStyle w:val="a3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</w:tcPr>
          <w:p w14:paraId="3ED71918" w14:textId="77777777" w:rsidR="00933DF2" w:rsidRDefault="00933DF2" w:rsidP="002C10DF">
            <w:pPr>
              <w:pStyle w:val="a3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Проектирование систем АСУТП</w:t>
            </w:r>
          </w:p>
        </w:tc>
      </w:tr>
      <w:tr w:rsidR="00933DF2" w14:paraId="66BDED19" w14:textId="77777777" w:rsidTr="002C10DF">
        <w:tc>
          <w:tcPr>
            <w:tcW w:w="0" w:type="auto"/>
            <w:vAlign w:val="center"/>
          </w:tcPr>
          <w:p w14:paraId="75707518" w14:textId="77777777" w:rsidR="00933DF2" w:rsidRDefault="00933DF2" w:rsidP="002C10DF">
            <w:pPr>
              <w:pStyle w:val="a3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</w:tcPr>
          <w:p w14:paraId="76490769" w14:textId="77777777" w:rsidR="00933DF2" w:rsidRDefault="00933DF2" w:rsidP="002C10DF">
            <w:pPr>
              <w:pStyle w:val="a3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Промышленные регуляторы</w:t>
            </w:r>
          </w:p>
        </w:tc>
      </w:tr>
      <w:tr w:rsidR="00933DF2" w14:paraId="55257FE9" w14:textId="77777777" w:rsidTr="002C10DF">
        <w:tc>
          <w:tcPr>
            <w:tcW w:w="0" w:type="auto"/>
            <w:vAlign w:val="center"/>
          </w:tcPr>
          <w:p w14:paraId="1F3DBFA3" w14:textId="77777777" w:rsidR="00933DF2" w:rsidRDefault="00933DF2" w:rsidP="002C10DF">
            <w:pPr>
              <w:pStyle w:val="a3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</w:tcPr>
          <w:p w14:paraId="1EED84BE" w14:textId="77777777" w:rsidR="00933DF2" w:rsidRDefault="00933DF2" w:rsidP="002C10DF">
            <w:pPr>
              <w:pStyle w:val="a3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Распределенные промышленные измерительные системы</w:t>
            </w:r>
          </w:p>
        </w:tc>
      </w:tr>
      <w:tr w:rsidR="00933DF2" w14:paraId="1B17C6AC" w14:textId="77777777" w:rsidTr="002C10DF">
        <w:tc>
          <w:tcPr>
            <w:tcW w:w="0" w:type="auto"/>
            <w:vAlign w:val="center"/>
          </w:tcPr>
          <w:p w14:paraId="1AA8E8D6" w14:textId="77777777" w:rsidR="00933DF2" w:rsidRDefault="00933DF2" w:rsidP="002C10DF">
            <w:pPr>
              <w:pStyle w:val="a3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14:paraId="5CF90F64" w14:textId="77777777" w:rsidR="00933DF2" w:rsidRDefault="00933DF2" w:rsidP="002C10DF">
            <w:pPr>
              <w:pStyle w:val="a3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Программное обеспечение АСУТП</w:t>
            </w:r>
          </w:p>
        </w:tc>
      </w:tr>
    </w:tbl>
    <w:p w14:paraId="082B7E6A" w14:textId="77777777" w:rsidR="00566B68" w:rsidRPr="00EF4EF1" w:rsidRDefault="00FD1A34">
      <w:r>
        <w:t>Номер темы:</w:t>
      </w:r>
      <w:r w:rsidR="00B1633B" w:rsidRPr="00EF4EF1">
        <w:t xml:space="preserve"> </w:t>
      </w:r>
    </w:p>
    <w:tbl>
      <w:tblPr>
        <w:tblW w:w="0" w:type="auto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04"/>
        <w:gridCol w:w="7031"/>
      </w:tblGrid>
      <w:tr w:rsidR="0091269B" w14:paraId="47BDB947" w14:textId="77777777" w:rsidTr="002C10DF">
        <w:trPr>
          <w:trHeight w:val="23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6EB4C6" w14:textId="77777777" w:rsidR="0091269B" w:rsidRDefault="0091269B" w:rsidP="002C10DF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t>Номер раздела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19DFBA" w14:textId="77777777" w:rsidR="0091269B" w:rsidRDefault="0091269B" w:rsidP="002C10DF">
            <w:pPr>
              <w:shd w:val="clear" w:color="auto" w:fill="FFFFFF"/>
              <w:jc w:val="center"/>
              <w:rPr>
                <w:b/>
                <w:bCs/>
                <w:sz w:val="20"/>
                <w:szCs w:val="20"/>
              </w:rPr>
            </w:pPr>
            <w:r>
              <w:t>Название темы</w:t>
            </w:r>
          </w:p>
        </w:tc>
      </w:tr>
      <w:tr w:rsidR="0091269B" w14:paraId="506DF4FE" w14:textId="77777777" w:rsidTr="002C10DF">
        <w:trPr>
          <w:trHeight w:val="907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AC6A9" w14:textId="77777777" w:rsidR="0091269B" w:rsidRDefault="0091269B" w:rsidP="002C10DF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42B92" w14:textId="77777777" w:rsidR="0091269B" w:rsidRDefault="0091269B" w:rsidP="002C10DF">
            <w:pPr>
              <w:shd w:val="clear" w:color="auto" w:fill="FFFFFF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1269B" w14:paraId="0E79A2A0" w14:textId="77777777" w:rsidTr="002C10DF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422B8" w14:textId="77777777" w:rsidR="0091269B" w:rsidRDefault="0091269B" w:rsidP="002C10DF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1-Основы теории управления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4D9B7" w14:textId="77777777" w:rsidR="0091269B" w:rsidRDefault="0091269B" w:rsidP="002C10DF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ТАУ</w:t>
            </w:r>
          </w:p>
          <w:p w14:paraId="4DE11879" w14:textId="65A1BA6F" w:rsidR="0091269B" w:rsidRDefault="0091269B" w:rsidP="002C10DF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 Основные понятия и определения. Понятия «автоматические системы управления», «</w:t>
            </w:r>
            <w:proofErr w:type="spellStart"/>
            <w:r>
              <w:rPr>
                <w:bCs/>
                <w:sz w:val="20"/>
                <w:szCs w:val="20"/>
              </w:rPr>
              <w:t>ав-томатизированные</w:t>
            </w:r>
            <w:proofErr w:type="spellEnd"/>
            <w:r>
              <w:rPr>
                <w:bCs/>
                <w:sz w:val="20"/>
                <w:szCs w:val="20"/>
              </w:rPr>
              <w:t xml:space="preserve"> системы управления». Структура систем АСУТП. Основные принципы ре-</w:t>
            </w:r>
            <w:proofErr w:type="spellStart"/>
            <w:r>
              <w:rPr>
                <w:bCs/>
                <w:sz w:val="20"/>
                <w:szCs w:val="20"/>
              </w:rPr>
              <w:t>гулирования</w:t>
            </w:r>
            <w:proofErr w:type="spellEnd"/>
            <w:r>
              <w:rPr>
                <w:bCs/>
                <w:sz w:val="20"/>
                <w:szCs w:val="20"/>
              </w:rPr>
              <w:t xml:space="preserve"> в системах АСУТП.</w:t>
            </w:r>
            <w:r>
              <w:rPr>
                <w:bCs/>
                <w:sz w:val="20"/>
                <w:szCs w:val="20"/>
              </w:rPr>
              <w:br/>
              <w:t xml:space="preserve">2 Статические и динамические модели. Типовые возмущающие сигналы. Полная </w:t>
            </w:r>
            <w:proofErr w:type="spellStart"/>
            <w:r>
              <w:rPr>
                <w:bCs/>
                <w:sz w:val="20"/>
                <w:szCs w:val="20"/>
              </w:rPr>
              <w:t>матема-тическая</w:t>
            </w:r>
            <w:proofErr w:type="spellEnd"/>
            <w:r>
              <w:rPr>
                <w:bCs/>
                <w:sz w:val="20"/>
                <w:szCs w:val="20"/>
              </w:rPr>
              <w:t xml:space="preserve"> модель. Понятие передаточной функции. </w:t>
            </w:r>
            <w:r>
              <w:rPr>
                <w:bCs/>
                <w:sz w:val="20"/>
                <w:szCs w:val="20"/>
              </w:rPr>
              <w:br/>
            </w:r>
          </w:p>
        </w:tc>
      </w:tr>
      <w:tr w:rsidR="0091269B" w14:paraId="0D42D065" w14:textId="77777777" w:rsidTr="002C10DF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6CD62" w14:textId="77777777" w:rsidR="0091269B" w:rsidRDefault="0091269B" w:rsidP="002C10DF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1-Основы теории управления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20E21" w14:textId="77777777" w:rsidR="0091269B" w:rsidRDefault="0091269B" w:rsidP="002C10DF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ТАУ</w:t>
            </w:r>
          </w:p>
          <w:p w14:paraId="2764E6A0" w14:textId="5271D9E5" w:rsidR="0091269B" w:rsidRDefault="0091269B" w:rsidP="002C10DF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 Элементы устройств и АСР: типовые звенья, передаточные функции, принцип суперпозиции реакций. Переходная характеристика объекта. Частотная и расширенная частотная характеристики объекта.</w:t>
            </w:r>
          </w:p>
        </w:tc>
      </w:tr>
      <w:tr w:rsidR="0091269B" w14:paraId="3E99048D" w14:textId="77777777" w:rsidTr="002C10DF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D5FD7" w14:textId="77777777" w:rsidR="0091269B" w:rsidRDefault="0091269B" w:rsidP="002C10DF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2-Проектирование систем АСУТП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25AE0" w14:textId="77777777" w:rsidR="0091269B" w:rsidRDefault="0091269B" w:rsidP="002C10DF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Виды схем и их проектирование</w:t>
            </w:r>
          </w:p>
          <w:p w14:paraId="18F51DD1" w14:textId="2EB47BD8" w:rsidR="0091269B" w:rsidRDefault="0091269B" w:rsidP="002C10DF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 Структурные, функциональные и принципиальные схемы. Функциональное проектирование систем АСУТП.</w:t>
            </w:r>
          </w:p>
        </w:tc>
      </w:tr>
      <w:tr w:rsidR="0091269B" w14:paraId="55894F22" w14:textId="77777777" w:rsidTr="002C10DF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893DB" w14:textId="77777777" w:rsidR="0091269B" w:rsidRDefault="0091269B" w:rsidP="002C10DF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2-Проектирование систем АСУТП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CF34D" w14:textId="77777777" w:rsidR="0091269B" w:rsidRDefault="0091269B" w:rsidP="002C10DF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Нормативная документация, необходимая для проектирования систем АСУТП</w:t>
            </w:r>
          </w:p>
          <w:p w14:paraId="04DEBA67" w14:textId="5B7A0B7F" w:rsidR="0091269B" w:rsidRDefault="0091269B" w:rsidP="002C10DF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2 Нормативная документация для функционального проектирования систем АСУТП. </w:t>
            </w:r>
          </w:p>
        </w:tc>
      </w:tr>
      <w:tr w:rsidR="0091269B" w14:paraId="04C800E3" w14:textId="77777777" w:rsidTr="002C10DF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326E4" w14:textId="77777777" w:rsidR="0091269B" w:rsidRDefault="0091269B" w:rsidP="002C10DF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2-Проектирование систем АСУТП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7B7D8" w14:textId="77777777" w:rsidR="0091269B" w:rsidRDefault="0091269B" w:rsidP="002C10DF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Правила составления функциональных схем автоматизации</w:t>
            </w:r>
          </w:p>
          <w:p w14:paraId="0464AA18" w14:textId="569F8024" w:rsidR="0091269B" w:rsidRDefault="0091269B" w:rsidP="002C10DF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 Правила составления функциональных схем автоматизации.</w:t>
            </w:r>
          </w:p>
        </w:tc>
      </w:tr>
      <w:tr w:rsidR="0091269B" w14:paraId="2FE8B854" w14:textId="77777777" w:rsidTr="002C10DF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1DD59" w14:textId="77777777" w:rsidR="0091269B" w:rsidRDefault="0091269B" w:rsidP="002C10DF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3-Промышленные регуляторы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58CB6" w14:textId="77777777" w:rsidR="0091269B" w:rsidRDefault="0091269B" w:rsidP="002C10DF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Законы регулирования и типы регуляторов</w:t>
            </w:r>
          </w:p>
          <w:p w14:paraId="7A73E4F3" w14:textId="6D7D6F7C" w:rsidR="0091269B" w:rsidRDefault="0091269B" w:rsidP="002C10DF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 Типовые законы регулирования и типы регуляторов. Методики расчета настроек регуляторов – методом расширенных частотных характеристик, синтез оптимального регулятора.</w:t>
            </w:r>
          </w:p>
        </w:tc>
      </w:tr>
      <w:tr w:rsidR="0091269B" w14:paraId="47AF038D" w14:textId="77777777" w:rsidTr="002C10DF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51B1F" w14:textId="77777777" w:rsidR="0091269B" w:rsidRDefault="0091269B" w:rsidP="002C10DF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3-Промышленные регуляторы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E5705" w14:textId="77777777" w:rsidR="0091269B" w:rsidRDefault="0091269B" w:rsidP="002C10DF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Стандартизованные средства разработки приложений для решения задач АСУТП</w:t>
            </w:r>
          </w:p>
          <w:p w14:paraId="546D1DE0" w14:textId="07D4FFBE" w:rsidR="0091269B" w:rsidRDefault="0091269B" w:rsidP="002C10DF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 Стандартизованные средства разработки приложений для решения задач АСУТП – языки функциональных блоков, языки релейных диаграмм, языки инструкций.</w:t>
            </w:r>
          </w:p>
        </w:tc>
      </w:tr>
      <w:tr w:rsidR="0091269B" w14:paraId="4CEBC01A" w14:textId="77777777" w:rsidTr="002C10DF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5CDE6" w14:textId="77777777" w:rsidR="0091269B" w:rsidRDefault="0091269B" w:rsidP="002C10DF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3-Промышленные регуляторы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8D5EF" w14:textId="77777777" w:rsidR="0091269B" w:rsidRDefault="0091269B" w:rsidP="002C10DF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Средства разработки системного уровня</w:t>
            </w:r>
          </w:p>
          <w:p w14:paraId="2BA40273" w14:textId="3F808601" w:rsidR="0091269B" w:rsidRDefault="0091269B" w:rsidP="002C10DF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 Средства разработки системного уровня. Системы программирования промышленных контроллеров,  SCADA-системы.</w:t>
            </w:r>
          </w:p>
        </w:tc>
      </w:tr>
      <w:tr w:rsidR="0091269B" w14:paraId="0BCC7916" w14:textId="77777777" w:rsidTr="002C10DF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BF8DA" w14:textId="77777777" w:rsidR="0091269B" w:rsidRDefault="0091269B" w:rsidP="002C10DF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4-Распределенные промышленные измерительные системы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682D0" w14:textId="77777777" w:rsidR="0091269B" w:rsidRDefault="0091269B" w:rsidP="002C10DF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Средства измерений</w:t>
            </w:r>
          </w:p>
          <w:p w14:paraId="39852135" w14:textId="1341FE16" w:rsidR="0091269B" w:rsidRDefault="0091269B" w:rsidP="002C10DF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 Основные принципы измерения физических величин. Виды измерений. Структура средства измерения. Характеристики средств измерений. Понятие «Измерительная система».</w:t>
            </w:r>
          </w:p>
        </w:tc>
      </w:tr>
      <w:tr w:rsidR="0091269B" w14:paraId="47B9375F" w14:textId="77777777" w:rsidTr="002C10DF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AB3FB" w14:textId="77777777" w:rsidR="0091269B" w:rsidRDefault="0091269B" w:rsidP="002C10DF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4-Распределенные промышленные измерительные системы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778A1" w14:textId="77777777" w:rsidR="0091269B" w:rsidRDefault="0091269B" w:rsidP="002C10DF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Изохронный обмен данными через внутренние шины</w:t>
            </w:r>
          </w:p>
          <w:p w14:paraId="263B872A" w14:textId="74BE4D35" w:rsidR="0091269B" w:rsidRDefault="0091269B" w:rsidP="002C10DF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3 Изохронный обмен данными через внутренние шины на примере </w:t>
            </w:r>
            <w:proofErr w:type="spellStart"/>
            <w:r>
              <w:rPr>
                <w:bCs/>
                <w:sz w:val="20"/>
                <w:szCs w:val="20"/>
              </w:rPr>
              <w:t>CompactPCI</w:t>
            </w:r>
            <w:proofErr w:type="spellEnd"/>
            <w:r>
              <w:rPr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bCs/>
                <w:sz w:val="20"/>
                <w:szCs w:val="20"/>
              </w:rPr>
              <w:t>VMEBus</w:t>
            </w:r>
            <w:proofErr w:type="spellEnd"/>
            <w:r>
              <w:rPr>
                <w:bCs/>
                <w:sz w:val="20"/>
                <w:szCs w:val="20"/>
              </w:rPr>
              <w:t xml:space="preserve"> и мезонинных технологий семейства VITA. Аппаратный интерфейс IEEE1394 FireWire с поддержкой изохронного режима.</w:t>
            </w:r>
          </w:p>
        </w:tc>
      </w:tr>
      <w:tr w:rsidR="0091269B" w14:paraId="733B5CB5" w14:textId="77777777" w:rsidTr="002C10DF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F2554" w14:textId="77777777" w:rsidR="0091269B" w:rsidRDefault="0091269B" w:rsidP="002C10DF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5-Программное обеспечение АСУТП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7C4F5" w14:textId="77777777" w:rsidR="0091269B" w:rsidRDefault="0091269B" w:rsidP="002C10DF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Применение средств MS Windows для решения задач реального времени</w:t>
            </w:r>
          </w:p>
          <w:p w14:paraId="20BBC2BF" w14:textId="28FCD9AA" w:rsidR="0091269B" w:rsidRDefault="0091269B" w:rsidP="002C10DF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1 Применение средств MS Windows для решения задач РВ. Функционал реального времени у существующих систем для встраиваемых применений на </w:t>
            </w:r>
            <w:r>
              <w:rPr>
                <w:bCs/>
                <w:sz w:val="20"/>
                <w:szCs w:val="20"/>
              </w:rPr>
              <w:lastRenderedPageBreak/>
              <w:t xml:space="preserve">примере Windows NT </w:t>
            </w:r>
            <w:proofErr w:type="spellStart"/>
            <w:r>
              <w:rPr>
                <w:bCs/>
                <w:sz w:val="20"/>
                <w:szCs w:val="20"/>
              </w:rPr>
              <w:t>Embedded</w:t>
            </w:r>
            <w:proofErr w:type="spellEnd"/>
            <w:r>
              <w:rPr>
                <w:bCs/>
                <w:sz w:val="20"/>
                <w:szCs w:val="20"/>
              </w:rPr>
              <w:t>. Расширения реального времени для Windows: Win32/64-RTX и Windows CE.</w:t>
            </w:r>
          </w:p>
        </w:tc>
      </w:tr>
      <w:tr w:rsidR="0091269B" w14:paraId="1C366DEE" w14:textId="77777777" w:rsidTr="002C10DF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E74A8" w14:textId="77777777" w:rsidR="0091269B" w:rsidRDefault="0091269B" w:rsidP="002C10DF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lastRenderedPageBreak/>
              <w:t>5-Программное обеспечение АСУТП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E53A2" w14:textId="77777777" w:rsidR="0091269B" w:rsidRDefault="0091269B" w:rsidP="002C10DF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Средства разработки системного уровня</w:t>
            </w:r>
          </w:p>
          <w:p w14:paraId="1C6B3868" w14:textId="78B0DC9A" w:rsidR="0091269B" w:rsidRDefault="00EE7291" w:rsidP="002C10DF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</w:t>
            </w:r>
            <w:r w:rsidR="0091269B">
              <w:rPr>
                <w:bCs/>
                <w:sz w:val="20"/>
                <w:szCs w:val="20"/>
              </w:rPr>
              <w:t xml:space="preserve"> Средства разработки системного уровня. Системы программирования промышленных контроллеров,  SCADA-системы.</w:t>
            </w:r>
          </w:p>
        </w:tc>
      </w:tr>
      <w:tr w:rsidR="0091269B" w14:paraId="3480F89A" w14:textId="77777777" w:rsidTr="002C10DF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B98E4" w14:textId="77777777" w:rsidR="0091269B" w:rsidRDefault="0091269B" w:rsidP="002C10DF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54BA8" w14:textId="77777777" w:rsidR="0091269B" w:rsidRDefault="0091269B" w:rsidP="002C10DF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ИТОГО:</w:t>
            </w:r>
          </w:p>
          <w:p w14:paraId="46D423ED" w14:textId="77777777" w:rsidR="0091269B" w:rsidRDefault="0091269B" w:rsidP="002C10DF">
            <w:pPr>
              <w:shd w:val="clear" w:color="auto" w:fill="FFFFFF"/>
              <w:rPr>
                <w:bCs/>
                <w:sz w:val="20"/>
                <w:szCs w:val="20"/>
              </w:rPr>
            </w:pPr>
          </w:p>
        </w:tc>
      </w:tr>
    </w:tbl>
    <w:p w14:paraId="7564E54C" w14:textId="3C964263" w:rsidR="00933DF2" w:rsidRDefault="00B1633B">
      <w:r>
        <w:t>Ранг: 1-3</w:t>
      </w:r>
    </w:p>
    <w:p w14:paraId="6B7DB3C4" w14:textId="5005DDC7" w:rsidR="00B1633B" w:rsidRPr="00B1633B" w:rsidRDefault="00B1633B">
      <w:r>
        <w:t>Номер задания в теме: 1001-1002-100</w:t>
      </w:r>
      <w:r>
        <w:rPr>
          <w:lang w:val="en-US"/>
        </w:rPr>
        <w:t>n</w:t>
      </w:r>
    </w:p>
    <w:p w14:paraId="125F6B37" w14:textId="3CF36465" w:rsidR="00933DF2" w:rsidRDefault="00B1633B">
      <w:r>
        <w:t>Тип задания: 1-</w:t>
      </w:r>
      <w:r w:rsidR="00754D80">
        <w:t>3</w:t>
      </w:r>
    </w:p>
    <w:p w14:paraId="41448BDB" w14:textId="58D89345" w:rsidR="00933DF2" w:rsidRDefault="00B1633B">
      <w:r>
        <w:t>Важна ли последовательность: 0-1</w:t>
      </w:r>
    </w:p>
    <w:p w14:paraId="0796B2A9" w14:textId="04108F9B" w:rsidR="00B1633B" w:rsidRPr="00E86414" w:rsidRDefault="00B1633B">
      <w:r>
        <w:t xml:space="preserve">Количество правильных ответов: </w:t>
      </w:r>
      <w:r w:rsidR="00E86414">
        <w:t>(</w:t>
      </w:r>
      <w:r>
        <w:t>1-</w:t>
      </w:r>
      <w:r>
        <w:rPr>
          <w:lang w:val="en-US"/>
        </w:rPr>
        <w:t>n</w:t>
      </w:r>
      <w:r w:rsidR="00E86414">
        <w:t>)</w:t>
      </w:r>
    </w:p>
    <w:p w14:paraId="59704C5C" w14:textId="442E597C" w:rsidR="00576721" w:rsidRDefault="00576721"/>
    <w:p w14:paraId="412BD1BF" w14:textId="491A7536" w:rsidR="00576721" w:rsidRDefault="00576721">
      <w:pPr>
        <w:spacing w:after="160" w:line="259" w:lineRule="auto"/>
      </w:pPr>
      <w:r>
        <w:br w:type="page"/>
      </w:r>
    </w:p>
    <w:p w14:paraId="170F76E1" w14:textId="613C1D24" w:rsidR="00576721" w:rsidRPr="00576721" w:rsidRDefault="00576721">
      <w:r>
        <w:lastRenderedPageBreak/>
        <w:t xml:space="preserve">Номер: </w:t>
      </w:r>
      <w:r w:rsidR="00C64543">
        <w:t>12.</w:t>
      </w:r>
      <w:r w:rsidR="00754D80">
        <w:t>1.</w:t>
      </w:r>
      <w:r w:rsidR="00012155">
        <w:t>1</w:t>
      </w:r>
      <w:r w:rsidR="00754D80">
        <w:t>.</w:t>
      </w:r>
      <w:r w:rsidR="00084C37">
        <w:t>1</w:t>
      </w:r>
      <w:r w:rsidR="00754D80">
        <w:t>.1001.1.0(1)</w:t>
      </w:r>
    </w:p>
    <w:p w14:paraId="70FB3349" w14:textId="2D18EFF2" w:rsidR="00576721" w:rsidRDefault="00576721">
      <w:r>
        <w:t xml:space="preserve">Задание: </w:t>
      </w:r>
      <w:r w:rsidR="00754D80" w:rsidRPr="00754D80">
        <w:t>Что такое автоматизация</w:t>
      </w:r>
      <w:r w:rsidR="00754D80">
        <w:t>?</w:t>
      </w:r>
    </w:p>
    <w:p w14:paraId="5D11215F" w14:textId="36839757" w:rsidR="00576721" w:rsidRDefault="00576721">
      <w:r>
        <w:t>Ответы:</w:t>
      </w:r>
    </w:p>
    <w:p w14:paraId="7151AEDB" w14:textId="2C09E4FC" w:rsidR="00576721" w:rsidRDefault="00754D80" w:rsidP="00576721">
      <w:pPr>
        <w:pStyle w:val="a4"/>
        <w:numPr>
          <w:ilvl w:val="0"/>
          <w:numId w:val="1"/>
        </w:numPr>
      </w:pPr>
      <w:r>
        <w:t>Это этап машинного производства, характеризующийся передачей функции управления от человека к автоматическим устройствам</w:t>
      </w:r>
    </w:p>
    <w:p w14:paraId="12A25F7B" w14:textId="3EB89D84" w:rsidR="00754D80" w:rsidRDefault="00754D80" w:rsidP="00754D80">
      <w:pPr>
        <w:pStyle w:val="a4"/>
        <w:numPr>
          <w:ilvl w:val="0"/>
          <w:numId w:val="1"/>
        </w:numPr>
      </w:pPr>
      <w:r>
        <w:t>Это совокупность устройств получения, передачи, хранения, обработки и представления информации о состоянии и ходе различных процессов и выработки управляющих воздействий на них</w:t>
      </w:r>
    </w:p>
    <w:p w14:paraId="6EC78E49" w14:textId="77777777" w:rsidR="00754D80" w:rsidRDefault="00754D80" w:rsidP="00754D80">
      <w:pPr>
        <w:pStyle w:val="a4"/>
        <w:numPr>
          <w:ilvl w:val="0"/>
          <w:numId w:val="1"/>
        </w:numPr>
      </w:pPr>
      <w:r>
        <w:t>Это набор технических устройств, предназначенных для преобразования одной физической величины в другую, функционально с ней связанную</w:t>
      </w:r>
    </w:p>
    <w:p w14:paraId="60753546" w14:textId="5BBFF930" w:rsidR="00576721" w:rsidRDefault="00576721" w:rsidP="00754D80">
      <w:r>
        <w:t>-------</w:t>
      </w:r>
    </w:p>
    <w:p w14:paraId="62F0C985" w14:textId="11FCA05B" w:rsidR="00576721" w:rsidRDefault="00576721">
      <w:r>
        <w:t xml:space="preserve">Правильный ответ: </w:t>
      </w:r>
      <w:r w:rsidR="00A65A27" w:rsidRPr="00A65A27">
        <w:t>Это этап машинного производства, характеризующийся передачей функции управления от человека к автоматическим устройствам</w:t>
      </w:r>
    </w:p>
    <w:p w14:paraId="23A077F6" w14:textId="5E26D4FC" w:rsidR="00A65A27" w:rsidRDefault="00A65A27"/>
    <w:p w14:paraId="1D412947" w14:textId="05DF0EAC" w:rsidR="00A65A27" w:rsidRPr="00576721" w:rsidRDefault="00A65A27" w:rsidP="00A65A27">
      <w:r>
        <w:t>Номер: 12.1.</w:t>
      </w:r>
      <w:r w:rsidR="00012155">
        <w:t>1</w:t>
      </w:r>
      <w:r>
        <w:t>.</w:t>
      </w:r>
      <w:r w:rsidR="00084C37">
        <w:t>1</w:t>
      </w:r>
      <w:r>
        <w:t>.1002.1.0(1)</w:t>
      </w:r>
    </w:p>
    <w:p w14:paraId="67D94675" w14:textId="6E247FED" w:rsidR="00A65A27" w:rsidRDefault="00A65A27" w:rsidP="00A65A27">
      <w:r>
        <w:t xml:space="preserve">Задание: </w:t>
      </w:r>
      <w:r w:rsidRPr="00754D80">
        <w:t>Что такое автоматизация</w:t>
      </w:r>
      <w:r w:rsidR="00F6454B">
        <w:t xml:space="preserve"> процессов</w:t>
      </w:r>
      <w:r>
        <w:t>?</w:t>
      </w:r>
    </w:p>
    <w:p w14:paraId="1570E327" w14:textId="77777777" w:rsidR="00A65A27" w:rsidRDefault="00A65A27" w:rsidP="00A65A27">
      <w:r>
        <w:t>Ответы:</w:t>
      </w:r>
    </w:p>
    <w:p w14:paraId="7D99B088" w14:textId="7B2D98BD" w:rsidR="00C17D30" w:rsidRDefault="00C17D30" w:rsidP="00C17D30">
      <w:pPr>
        <w:pStyle w:val="a4"/>
        <w:numPr>
          <w:ilvl w:val="0"/>
          <w:numId w:val="1"/>
        </w:numPr>
      </w:pPr>
      <w:r>
        <w:t>Представляет собой один из подходов к управлению процессами на основе применения информационных технологий</w:t>
      </w:r>
    </w:p>
    <w:p w14:paraId="26C7112F" w14:textId="11D398CD" w:rsidR="00A65A27" w:rsidRDefault="00A65A27" w:rsidP="00A65A27">
      <w:pPr>
        <w:pStyle w:val="a4"/>
        <w:numPr>
          <w:ilvl w:val="0"/>
          <w:numId w:val="1"/>
        </w:numPr>
      </w:pPr>
      <w:r>
        <w:t>Это этап машинного производства, характеризующийся передачей функции управления от человека к автоматическим устройствам</w:t>
      </w:r>
    </w:p>
    <w:p w14:paraId="7880B036" w14:textId="04C7F80C" w:rsidR="00A65A27" w:rsidRDefault="00A65A27" w:rsidP="00A65A27">
      <w:pPr>
        <w:pStyle w:val="a4"/>
        <w:numPr>
          <w:ilvl w:val="0"/>
          <w:numId w:val="1"/>
        </w:numPr>
      </w:pPr>
      <w:r>
        <w:t>Это сеть, обеспечивающая информационный обмен между контроллерами, датчиками и исполнительными устройствами.</w:t>
      </w:r>
    </w:p>
    <w:p w14:paraId="7BF4F828" w14:textId="77777777" w:rsidR="00A65A27" w:rsidRDefault="00A65A27" w:rsidP="00A65A27">
      <w:r>
        <w:t>-------</w:t>
      </w:r>
    </w:p>
    <w:p w14:paraId="7835076C" w14:textId="6AEBB090" w:rsidR="00A65A27" w:rsidRDefault="00A65A27" w:rsidP="00A65A27">
      <w:r>
        <w:t xml:space="preserve">Правильный ответ: </w:t>
      </w:r>
      <w:r w:rsidRPr="00A65A27">
        <w:t>Представляет собой один из подходов к управлению процессами на основе применения информационных технологий</w:t>
      </w:r>
    </w:p>
    <w:p w14:paraId="12C59F5E" w14:textId="5E17F866" w:rsidR="00A65A27" w:rsidRDefault="00A65A27"/>
    <w:p w14:paraId="3D266BD0" w14:textId="694645CA" w:rsidR="00084C37" w:rsidRPr="00576721" w:rsidRDefault="00084C37" w:rsidP="00084C37">
      <w:r>
        <w:t>Номер: 12.1.</w:t>
      </w:r>
      <w:r w:rsidR="00012155">
        <w:t>1</w:t>
      </w:r>
      <w:r>
        <w:t>.1.1003.</w:t>
      </w:r>
      <w:r w:rsidR="00C17D30" w:rsidRPr="00EF4EF1">
        <w:t>1</w:t>
      </w:r>
      <w:r>
        <w:t>.0(1)</w:t>
      </w:r>
    </w:p>
    <w:p w14:paraId="0602D006" w14:textId="43C0765C" w:rsidR="00084C37" w:rsidRDefault="00084C37" w:rsidP="00084C37">
      <w:r>
        <w:t xml:space="preserve">Задание: </w:t>
      </w:r>
      <w:r w:rsidRPr="00084C37">
        <w:t>В чем основная цель автоматизации</w:t>
      </w:r>
      <w:r>
        <w:t>?</w:t>
      </w:r>
    </w:p>
    <w:p w14:paraId="34F33844" w14:textId="77777777" w:rsidR="00084C37" w:rsidRDefault="00084C37" w:rsidP="00084C37">
      <w:r>
        <w:t>Ответы:</w:t>
      </w:r>
    </w:p>
    <w:p w14:paraId="592AD8FE" w14:textId="58EBD2BF" w:rsidR="00084C37" w:rsidRDefault="00084C37" w:rsidP="00084C37">
      <w:pPr>
        <w:pStyle w:val="a4"/>
        <w:numPr>
          <w:ilvl w:val="0"/>
          <w:numId w:val="1"/>
        </w:numPr>
      </w:pPr>
      <w:r>
        <w:t>П</w:t>
      </w:r>
      <w:r w:rsidRPr="00084C37">
        <w:t>овышение качества исполнения процесса</w:t>
      </w:r>
    </w:p>
    <w:p w14:paraId="157D5F64" w14:textId="5F793DFF" w:rsidR="00084C37" w:rsidRDefault="00084C37" w:rsidP="00084C37">
      <w:pPr>
        <w:pStyle w:val="a4"/>
        <w:numPr>
          <w:ilvl w:val="0"/>
          <w:numId w:val="1"/>
        </w:numPr>
      </w:pPr>
      <w:r>
        <w:t>С</w:t>
      </w:r>
      <w:r w:rsidRPr="00084C37">
        <w:t>нижение стоимость работ</w:t>
      </w:r>
    </w:p>
    <w:p w14:paraId="1011636D" w14:textId="267C6BD1" w:rsidR="00084C37" w:rsidRDefault="00084C37" w:rsidP="00084C37">
      <w:pPr>
        <w:pStyle w:val="a4"/>
        <w:numPr>
          <w:ilvl w:val="0"/>
          <w:numId w:val="1"/>
        </w:numPr>
      </w:pPr>
      <w:r>
        <w:t>С</w:t>
      </w:r>
      <w:r w:rsidRPr="00084C37">
        <w:t>окращение времени выполнения процесса</w:t>
      </w:r>
    </w:p>
    <w:p w14:paraId="061FF5D0" w14:textId="77777777" w:rsidR="00084C37" w:rsidRDefault="00084C37" w:rsidP="00084C37">
      <w:r>
        <w:t>-------</w:t>
      </w:r>
    </w:p>
    <w:p w14:paraId="2E80F7C6" w14:textId="79FBEC1D" w:rsidR="00084C37" w:rsidRDefault="00084C37" w:rsidP="00084C37">
      <w:r>
        <w:t xml:space="preserve">Правильный ответ: </w:t>
      </w:r>
      <w:r w:rsidR="00C17D30" w:rsidRPr="00C17D30">
        <w:t>Повышение качества исполнения процесса</w:t>
      </w:r>
    </w:p>
    <w:p w14:paraId="509E1569" w14:textId="77777777" w:rsidR="00C17D30" w:rsidRDefault="00C17D30" w:rsidP="00084C37"/>
    <w:p w14:paraId="6F656F8C" w14:textId="650F2586" w:rsidR="00C17D30" w:rsidRPr="00576721" w:rsidRDefault="00C17D30" w:rsidP="00C17D30">
      <w:r>
        <w:t>Номер: 12.1.</w:t>
      </w:r>
      <w:r w:rsidR="00012155">
        <w:t>1</w:t>
      </w:r>
      <w:r>
        <w:t>.</w:t>
      </w:r>
      <w:r w:rsidR="00997884">
        <w:t>2</w:t>
      </w:r>
      <w:r>
        <w:t>.100</w:t>
      </w:r>
      <w:r w:rsidRPr="00C17D30">
        <w:t>4</w:t>
      </w:r>
      <w:r>
        <w:t>.</w:t>
      </w:r>
      <w:r w:rsidRPr="00EF4EF1">
        <w:t>2</w:t>
      </w:r>
      <w:r>
        <w:t>.</w:t>
      </w:r>
      <w:r w:rsidRPr="00EF4EF1">
        <w:t>1</w:t>
      </w:r>
      <w:r>
        <w:t>(</w:t>
      </w:r>
      <w:r w:rsidRPr="00EF4EF1">
        <w:t>4</w:t>
      </w:r>
      <w:r>
        <w:t>)</w:t>
      </w:r>
    </w:p>
    <w:p w14:paraId="21755329" w14:textId="072A836D" w:rsidR="00C17D30" w:rsidRPr="00C17D30" w:rsidRDefault="00C17D30" w:rsidP="00C17D30">
      <w:r>
        <w:t xml:space="preserve">Задание: </w:t>
      </w:r>
      <w:r w:rsidRPr="00C17D30">
        <w:t>Основные этапы развития систем автоматизации:</w:t>
      </w:r>
    </w:p>
    <w:p w14:paraId="2D0404C4" w14:textId="77777777" w:rsidR="00C17D30" w:rsidRDefault="00C17D30" w:rsidP="00C17D30">
      <w:r>
        <w:t>Ответы:</w:t>
      </w:r>
    </w:p>
    <w:p w14:paraId="0E37A7E0" w14:textId="2EECF934" w:rsidR="00C17D30" w:rsidRDefault="00C17D30" w:rsidP="00C17D30">
      <w:pPr>
        <w:pStyle w:val="a4"/>
        <w:numPr>
          <w:ilvl w:val="0"/>
          <w:numId w:val="1"/>
        </w:numPr>
      </w:pPr>
      <w:r w:rsidRPr="00C17D30">
        <w:t>Поплавковый регулятор</w:t>
      </w:r>
    </w:p>
    <w:p w14:paraId="1DFA1DC5" w14:textId="77777777" w:rsidR="00C17D30" w:rsidRDefault="00C17D30" w:rsidP="00C17D30">
      <w:pPr>
        <w:pStyle w:val="a4"/>
        <w:numPr>
          <w:ilvl w:val="0"/>
          <w:numId w:val="1"/>
        </w:numPr>
      </w:pPr>
      <w:r w:rsidRPr="00C17D30">
        <w:t>Автоматические линии в машиностроении</w:t>
      </w:r>
    </w:p>
    <w:p w14:paraId="3386FF0E" w14:textId="6594D9A8" w:rsidR="00C17D30" w:rsidRDefault="00C17D30" w:rsidP="00C17D30">
      <w:pPr>
        <w:pStyle w:val="a4"/>
        <w:numPr>
          <w:ilvl w:val="0"/>
          <w:numId w:val="1"/>
        </w:numPr>
      </w:pPr>
      <w:r>
        <w:t>Станки с программным управлением</w:t>
      </w:r>
    </w:p>
    <w:p w14:paraId="1A6EF37A" w14:textId="0915B252" w:rsidR="00C17D30" w:rsidRDefault="00C17D30" w:rsidP="00C17D30">
      <w:pPr>
        <w:pStyle w:val="a4"/>
        <w:numPr>
          <w:ilvl w:val="0"/>
          <w:numId w:val="1"/>
        </w:numPr>
      </w:pPr>
      <w:r w:rsidRPr="00C17D30">
        <w:t>Роботизация технологических процессов</w:t>
      </w:r>
    </w:p>
    <w:p w14:paraId="5CF396D3" w14:textId="77777777" w:rsidR="00C17D30" w:rsidRDefault="00C17D30" w:rsidP="00C17D30">
      <w:r>
        <w:t>-------</w:t>
      </w:r>
    </w:p>
    <w:p w14:paraId="58A14023" w14:textId="695DC0BB" w:rsidR="00084C37" w:rsidRDefault="00C17D30">
      <w:r w:rsidRPr="00C17D30">
        <w:t>Для данного задания правильн</w:t>
      </w:r>
      <w:r w:rsidR="00997884">
        <w:t>ой</w:t>
      </w:r>
      <w:r w:rsidRPr="00C17D30">
        <w:t xml:space="preserve"> последовательнос</w:t>
      </w:r>
      <w:r w:rsidR="00997884">
        <w:t>тью</w:t>
      </w:r>
      <w:r w:rsidRPr="00C17D30">
        <w:t xml:space="preserve"> буд</w:t>
      </w:r>
      <w:r w:rsidR="00997884">
        <w:t>е</w:t>
      </w:r>
      <w:r w:rsidRPr="00C17D30">
        <w:t>т</w:t>
      </w:r>
      <w:r w:rsidR="00997884">
        <w:t xml:space="preserve"> только:</w:t>
      </w:r>
      <w:r w:rsidR="00A05CDC">
        <w:t xml:space="preserve"> </w:t>
      </w:r>
      <w:r w:rsidR="00997884" w:rsidRPr="00997884">
        <w:t>Поплавковый регулятор</w:t>
      </w:r>
      <w:r w:rsidR="00997884">
        <w:t xml:space="preserve"> </w:t>
      </w:r>
      <w:r w:rsidR="00997884" w:rsidRPr="00997884">
        <w:t>Автоматические линии в машиностроении</w:t>
      </w:r>
      <w:r w:rsidR="00997884">
        <w:t xml:space="preserve"> </w:t>
      </w:r>
      <w:r w:rsidR="00997884" w:rsidRPr="00997884">
        <w:t>Станки с программным управлением</w:t>
      </w:r>
      <w:r w:rsidR="00997884">
        <w:t xml:space="preserve"> </w:t>
      </w:r>
      <w:r w:rsidR="00997884" w:rsidRPr="00997884">
        <w:t>Роботизация технологических процессов</w:t>
      </w:r>
    </w:p>
    <w:p w14:paraId="4CB7B1E8" w14:textId="77777777" w:rsidR="00475BA4" w:rsidRDefault="00475BA4"/>
    <w:p w14:paraId="16A80CC0" w14:textId="7D524F75" w:rsidR="00997884" w:rsidRPr="00576721" w:rsidRDefault="00997884" w:rsidP="00997884">
      <w:r>
        <w:t>Номер: 12.1.</w:t>
      </w:r>
      <w:r w:rsidR="00012155">
        <w:t>1</w:t>
      </w:r>
      <w:r>
        <w:t>.</w:t>
      </w:r>
      <w:r w:rsidR="00261513">
        <w:t>2</w:t>
      </w:r>
      <w:r>
        <w:t>.100</w:t>
      </w:r>
      <w:r w:rsidR="00261513">
        <w:t>5</w:t>
      </w:r>
      <w:r>
        <w:t>.</w:t>
      </w:r>
      <w:r w:rsidR="00261513">
        <w:t>1</w:t>
      </w:r>
      <w:r>
        <w:t>.</w:t>
      </w:r>
      <w:r w:rsidR="006E7128">
        <w:t>0</w:t>
      </w:r>
      <w:r>
        <w:t>(</w:t>
      </w:r>
      <w:r w:rsidR="00261513">
        <w:t>1</w:t>
      </w:r>
      <w:r>
        <w:t>)</w:t>
      </w:r>
    </w:p>
    <w:p w14:paraId="47FDE110" w14:textId="0E6010F5" w:rsidR="00997884" w:rsidRPr="00C17D30" w:rsidRDefault="00997884" w:rsidP="00997884">
      <w:r>
        <w:t xml:space="preserve">Задание: </w:t>
      </w:r>
      <w:r w:rsidR="00261513" w:rsidRPr="00261513">
        <w:t>Что такое технологический процесс</w:t>
      </w:r>
      <w:r w:rsidR="00261513">
        <w:t>?</w:t>
      </w:r>
    </w:p>
    <w:p w14:paraId="71B00F4E" w14:textId="77777777" w:rsidR="00997884" w:rsidRDefault="00997884" w:rsidP="00997884">
      <w:r>
        <w:t>Ответы:</w:t>
      </w:r>
    </w:p>
    <w:p w14:paraId="0A482424" w14:textId="0026A1CF" w:rsidR="00997884" w:rsidRDefault="00261513" w:rsidP="00261513">
      <w:pPr>
        <w:pStyle w:val="a4"/>
        <w:numPr>
          <w:ilvl w:val="0"/>
          <w:numId w:val="1"/>
        </w:numPr>
      </w:pPr>
      <w:r>
        <w:lastRenderedPageBreak/>
        <w:t>Это часть производственного процесса, содержащая действия по изменению состояния предмета труда</w:t>
      </w:r>
    </w:p>
    <w:p w14:paraId="30C0A8CF" w14:textId="77DD7008" w:rsidR="00997884" w:rsidRDefault="00261513" w:rsidP="00261513">
      <w:pPr>
        <w:pStyle w:val="a4"/>
        <w:numPr>
          <w:ilvl w:val="0"/>
          <w:numId w:val="1"/>
        </w:numPr>
      </w:pPr>
      <w:r w:rsidRPr="00261513">
        <w:t xml:space="preserve">Это часть производственного процесса, содержащая действия по изменению </w:t>
      </w:r>
      <w:r>
        <w:t>качества</w:t>
      </w:r>
      <w:r w:rsidRPr="00261513">
        <w:t xml:space="preserve"> предмета труда</w:t>
      </w:r>
    </w:p>
    <w:p w14:paraId="6A18E384" w14:textId="77777777" w:rsidR="00997884" w:rsidRDefault="00997884" w:rsidP="00997884">
      <w:r>
        <w:t>-------</w:t>
      </w:r>
    </w:p>
    <w:p w14:paraId="081B25E6" w14:textId="6446E575" w:rsidR="00261513" w:rsidRDefault="00261513" w:rsidP="00261513">
      <w:r>
        <w:t xml:space="preserve">Правильный ответ: </w:t>
      </w:r>
      <w:r w:rsidRPr="00261513">
        <w:t>Это часть производственного процесса, содержащая действия по изменению состояния предмета труда</w:t>
      </w:r>
    </w:p>
    <w:p w14:paraId="69204947" w14:textId="5D6BD662" w:rsidR="00997884" w:rsidRDefault="00997884"/>
    <w:p w14:paraId="2CA75A02" w14:textId="170C4FD1" w:rsidR="00261513" w:rsidRPr="00576721" w:rsidRDefault="00261513" w:rsidP="00261513">
      <w:r>
        <w:t>Номер: 12.1.</w:t>
      </w:r>
      <w:r w:rsidR="00012155">
        <w:t>1</w:t>
      </w:r>
      <w:r>
        <w:t>.1.1006.1.</w:t>
      </w:r>
      <w:r w:rsidR="006E7128">
        <w:t>0</w:t>
      </w:r>
      <w:r>
        <w:t>(1)</w:t>
      </w:r>
    </w:p>
    <w:p w14:paraId="2B34BC9E" w14:textId="3A1B0763" w:rsidR="00261513" w:rsidRPr="00C17D30" w:rsidRDefault="00261513" w:rsidP="00261513">
      <w:r>
        <w:t xml:space="preserve">Задание: </w:t>
      </w:r>
      <w:r w:rsidRPr="00261513">
        <w:t>Что такое управление</w:t>
      </w:r>
      <w:r>
        <w:t>?</w:t>
      </w:r>
    </w:p>
    <w:p w14:paraId="2134D497" w14:textId="77777777" w:rsidR="00261513" w:rsidRDefault="00261513" w:rsidP="00261513">
      <w:r>
        <w:t>Ответы:</w:t>
      </w:r>
    </w:p>
    <w:p w14:paraId="58DF33D0" w14:textId="64F14910" w:rsidR="00261513" w:rsidRDefault="00261513" w:rsidP="00261513">
      <w:pPr>
        <w:pStyle w:val="a4"/>
        <w:numPr>
          <w:ilvl w:val="0"/>
          <w:numId w:val="1"/>
        </w:numPr>
      </w:pPr>
      <w:r>
        <w:t>Действие, направленное на организацию того или иного процесса, которое обеспечивает достижение определенной цели</w:t>
      </w:r>
    </w:p>
    <w:p w14:paraId="74B8E2CC" w14:textId="471B8BD9" w:rsidR="00261513" w:rsidRDefault="00261513" w:rsidP="00261513">
      <w:pPr>
        <w:pStyle w:val="a4"/>
        <w:numPr>
          <w:ilvl w:val="0"/>
          <w:numId w:val="1"/>
        </w:numPr>
      </w:pPr>
      <w:r w:rsidRPr="00261513">
        <w:t xml:space="preserve">Это часть производственного процесса, содержащая действия по изменению </w:t>
      </w:r>
      <w:r>
        <w:t>качества</w:t>
      </w:r>
      <w:r w:rsidRPr="00261513">
        <w:t xml:space="preserve"> предмета труда</w:t>
      </w:r>
    </w:p>
    <w:p w14:paraId="06D0D924" w14:textId="35A14662" w:rsidR="00261513" w:rsidRDefault="00261513" w:rsidP="00261513">
      <w:pPr>
        <w:pStyle w:val="a4"/>
        <w:numPr>
          <w:ilvl w:val="0"/>
          <w:numId w:val="1"/>
        </w:numPr>
      </w:pPr>
      <w:r>
        <w:t>Это часть производственного процесса, содержащая действия по изменению состояния предмета труда</w:t>
      </w:r>
    </w:p>
    <w:p w14:paraId="73E1A771" w14:textId="77777777" w:rsidR="00261513" w:rsidRDefault="00261513" w:rsidP="00261513">
      <w:r>
        <w:t>-------</w:t>
      </w:r>
    </w:p>
    <w:p w14:paraId="11805D0A" w14:textId="078F23F4" w:rsidR="00261513" w:rsidRDefault="00261513" w:rsidP="00261513">
      <w:r>
        <w:t xml:space="preserve">Правильный ответ: </w:t>
      </w:r>
      <w:r w:rsidRPr="00261513">
        <w:t>Действие, направленное на организацию того или иного процесса, которое обеспечивает достижение определенной цели</w:t>
      </w:r>
    </w:p>
    <w:p w14:paraId="0D0C51B6" w14:textId="1962F56D" w:rsidR="00261513" w:rsidRDefault="00261513"/>
    <w:p w14:paraId="619BDA63" w14:textId="27448602" w:rsidR="00261513" w:rsidRPr="00576721" w:rsidRDefault="00261513" w:rsidP="00261513">
      <w:r>
        <w:t>Номер: 12.1.</w:t>
      </w:r>
      <w:r w:rsidR="00012155">
        <w:t>1</w:t>
      </w:r>
      <w:r>
        <w:t>.</w:t>
      </w:r>
      <w:r w:rsidR="006E7128">
        <w:t>2</w:t>
      </w:r>
      <w:r>
        <w:t>.1007.</w:t>
      </w:r>
      <w:r w:rsidR="006E7128">
        <w:t>2</w:t>
      </w:r>
      <w:r>
        <w:t>.</w:t>
      </w:r>
      <w:r w:rsidR="006E7128">
        <w:t>0</w:t>
      </w:r>
      <w:r>
        <w:t>(</w:t>
      </w:r>
      <w:r w:rsidR="000D687D">
        <w:t>3</w:t>
      </w:r>
      <w:r>
        <w:t>)</w:t>
      </w:r>
    </w:p>
    <w:p w14:paraId="3315E58D" w14:textId="053AD965" w:rsidR="00261513" w:rsidRPr="00C17D30" w:rsidRDefault="00261513" w:rsidP="00261513">
      <w:r>
        <w:t xml:space="preserve">Задание: </w:t>
      </w:r>
      <w:r w:rsidR="006E7128" w:rsidRPr="006E7128">
        <w:t>Что такое регулируемый параметр</w:t>
      </w:r>
      <w:r>
        <w:t>?</w:t>
      </w:r>
    </w:p>
    <w:p w14:paraId="6A14270A" w14:textId="77777777" w:rsidR="00261513" w:rsidRDefault="00261513" w:rsidP="00261513">
      <w:r>
        <w:t>Ответы:</w:t>
      </w:r>
    </w:p>
    <w:p w14:paraId="7E966101" w14:textId="2B2B4433" w:rsidR="006E7128" w:rsidRDefault="006E7128" w:rsidP="00261513">
      <w:pPr>
        <w:pStyle w:val="a4"/>
        <w:numPr>
          <w:ilvl w:val="0"/>
          <w:numId w:val="1"/>
        </w:numPr>
      </w:pPr>
      <w:r>
        <w:t>Э</w:t>
      </w:r>
      <w:r w:rsidRPr="006E7128">
        <w:t>то технологический параметр</w:t>
      </w:r>
    </w:p>
    <w:p w14:paraId="0FDC6B5E" w14:textId="4093A270" w:rsidR="006E7128" w:rsidRDefault="0078245D" w:rsidP="006E7128">
      <w:pPr>
        <w:pStyle w:val="a4"/>
        <w:numPr>
          <w:ilvl w:val="0"/>
          <w:numId w:val="1"/>
        </w:numPr>
      </w:pPr>
      <w:ins w:id="0" w:author="Баембитов Альберт Талгатович, тел. 86(717)3749" w:date="2022-11-23T13:22:00Z">
        <w:r>
          <w:t xml:space="preserve">Параметр, </w:t>
        </w:r>
      </w:ins>
      <w:del w:id="1" w:author="Баембитов Альберт Талгатович, тел. 86(717)3749" w:date="2022-11-23T13:22:00Z">
        <w:r w:rsidR="006E7128" w:rsidDel="0078245D">
          <w:delText>У</w:delText>
        </w:r>
      </w:del>
      <w:ins w:id="2" w:author="Баембитов Альберт Талгатович, тел. 86(717)3749" w:date="2022-11-23T13:22:00Z">
        <w:r>
          <w:t>у</w:t>
        </w:r>
      </w:ins>
      <w:r w:rsidR="006E7128">
        <w:t>правляе</w:t>
      </w:r>
      <w:del w:id="3" w:author="Баембитов Альберт Талгатович, тел. 86(717)3749" w:date="2022-11-23T13:22:00Z">
        <w:r w:rsidR="006E7128" w:rsidDel="0078245D">
          <w:delText>тся</w:delText>
        </w:r>
      </w:del>
      <w:ins w:id="4" w:author="Баембитов Альберт Талгатович, тел. 86(717)3749" w:date="2022-11-23T13:22:00Z">
        <w:r>
          <w:t>мый</w:t>
        </w:r>
      </w:ins>
      <w:r w:rsidR="006E7128">
        <w:t xml:space="preserve"> с помощью специальных технических средств</w:t>
      </w:r>
    </w:p>
    <w:p w14:paraId="5F359A53" w14:textId="5520452F" w:rsidR="00261513" w:rsidRDefault="0078245D" w:rsidP="006E7128">
      <w:pPr>
        <w:pStyle w:val="a4"/>
        <w:numPr>
          <w:ilvl w:val="0"/>
          <w:numId w:val="1"/>
        </w:numPr>
      </w:pPr>
      <w:ins w:id="5" w:author="Баембитов Альберт Талгатович, тел. 86(717)3749" w:date="2022-11-23T13:23:00Z">
        <w:r>
          <w:t>Параметр, с</w:t>
        </w:r>
      </w:ins>
      <w:del w:id="6" w:author="Баембитов Альберт Талгатович, тел. 86(717)3749" w:date="2022-11-23T13:23:00Z">
        <w:r w:rsidR="006E7128" w:rsidDel="0078245D">
          <w:delText>С</w:delText>
        </w:r>
      </w:del>
      <w:r w:rsidR="006E7128">
        <w:t>одерж</w:t>
      </w:r>
      <w:del w:id="7" w:author="Баембитов Альберт Талгатович, тел. 86(717)3749" w:date="2022-11-23T13:23:00Z">
        <w:r w:rsidR="006E7128" w:rsidDel="0078245D">
          <w:delText>ит</w:delText>
        </w:r>
      </w:del>
      <w:ins w:id="8" w:author="Баембитов Альберт Талгатович, тел. 86(717)3749" w:date="2022-11-23T13:23:00Z">
        <w:r>
          <w:t>ащий</w:t>
        </w:r>
      </w:ins>
      <w:r w:rsidR="006E7128">
        <w:t xml:space="preserve"> некоторое значение</w:t>
      </w:r>
    </w:p>
    <w:p w14:paraId="266E5A0A" w14:textId="77777777" w:rsidR="00261513" w:rsidRDefault="00261513" w:rsidP="00261513">
      <w:r>
        <w:t>-------</w:t>
      </w:r>
    </w:p>
    <w:p w14:paraId="6777D382" w14:textId="462559EC" w:rsidR="006E7128" w:rsidRDefault="000D687D">
      <w:r>
        <w:t>Правильный ответ</w:t>
      </w:r>
      <w:r w:rsidR="006E7128" w:rsidRPr="006E7128">
        <w:t>:</w:t>
      </w:r>
      <w:r>
        <w:t xml:space="preserve"> </w:t>
      </w:r>
      <w:r w:rsidR="006E7128">
        <w:t>Э</w:t>
      </w:r>
      <w:r w:rsidR="006E7128" w:rsidRPr="006E7128">
        <w:t>то технологический параметр</w:t>
      </w:r>
      <w:r w:rsidR="006E7128">
        <w:t xml:space="preserve"> </w:t>
      </w:r>
      <w:proofErr w:type="spellStart"/>
      <w:ins w:id="9" w:author="Баембитов Альберт Талгатович, тел. 86(717)3749" w:date="2022-11-23T13:23:00Z">
        <w:r w:rsidR="0078245D">
          <w:t>Параметр</w:t>
        </w:r>
        <w:proofErr w:type="spellEnd"/>
        <w:r w:rsidR="0078245D">
          <w:t xml:space="preserve">, управляемый </w:t>
        </w:r>
      </w:ins>
      <w:del w:id="10" w:author="Баембитов Альберт Талгатович, тел. 86(717)3749" w:date="2022-11-23T13:23:00Z">
        <w:r w:rsidR="006E7128" w:rsidDel="0078245D">
          <w:delText xml:space="preserve">Управляется </w:delText>
        </w:r>
      </w:del>
      <w:r w:rsidR="006E7128">
        <w:t xml:space="preserve">с помощью специальных технических средств </w:t>
      </w:r>
      <w:ins w:id="11" w:author="Баембитов Альберт Талгатович, тел. 86(717)3749" w:date="2022-11-23T13:23:00Z">
        <w:r w:rsidR="0078245D">
          <w:t xml:space="preserve">Параметр, содержащий </w:t>
        </w:r>
      </w:ins>
      <w:del w:id="12" w:author="Баембитов Альберт Талгатович, тел. 86(717)3749" w:date="2022-11-23T13:23:00Z">
        <w:r w:rsidR="006E7128" w:rsidRPr="006E7128" w:rsidDel="0078245D">
          <w:delText xml:space="preserve">Содержит </w:delText>
        </w:r>
      </w:del>
      <w:r w:rsidR="006E7128" w:rsidRPr="006E7128">
        <w:t>некоторое значение</w:t>
      </w:r>
    </w:p>
    <w:p w14:paraId="3DFB3D13" w14:textId="12A26767" w:rsidR="006E7128" w:rsidRDefault="006E7128"/>
    <w:p w14:paraId="02B95397" w14:textId="45BC0DB4" w:rsidR="000D687D" w:rsidRPr="00576721" w:rsidRDefault="000D687D" w:rsidP="000D687D">
      <w:r>
        <w:t>Номер: 12.1.</w:t>
      </w:r>
      <w:r w:rsidR="00012155">
        <w:t>1</w:t>
      </w:r>
      <w:r>
        <w:t>.</w:t>
      </w:r>
      <w:r w:rsidR="00A05CDC">
        <w:t>1</w:t>
      </w:r>
      <w:r>
        <w:t>.1008.1.0(1)</w:t>
      </w:r>
    </w:p>
    <w:p w14:paraId="1AC87FD4" w14:textId="208817C2" w:rsidR="000D687D" w:rsidRPr="00C17D30" w:rsidRDefault="000D687D" w:rsidP="000D687D">
      <w:r>
        <w:t xml:space="preserve">Задание: </w:t>
      </w:r>
      <w:r w:rsidRPr="000D687D">
        <w:t>Что такое управление объектом</w:t>
      </w:r>
      <w:r>
        <w:t>?</w:t>
      </w:r>
    </w:p>
    <w:p w14:paraId="18DCB5CC" w14:textId="77777777" w:rsidR="000D687D" w:rsidRDefault="000D687D" w:rsidP="000D687D">
      <w:r>
        <w:t>Ответы:</w:t>
      </w:r>
    </w:p>
    <w:p w14:paraId="66370C0E" w14:textId="58C692D3" w:rsidR="000D687D" w:rsidRDefault="000D687D" w:rsidP="000D687D">
      <w:pPr>
        <w:pStyle w:val="a4"/>
        <w:numPr>
          <w:ilvl w:val="0"/>
          <w:numId w:val="1"/>
        </w:numPr>
      </w:pPr>
      <w:r>
        <w:t>Э</w:t>
      </w:r>
      <w:r w:rsidRPr="006E7128">
        <w:t xml:space="preserve">то </w:t>
      </w:r>
      <w:r>
        <w:t>процесс воздействия на объект с целью достижения показателей состояния заданных значений в определенный момент времени</w:t>
      </w:r>
    </w:p>
    <w:p w14:paraId="00E3A8AB" w14:textId="425926FF" w:rsidR="000D687D" w:rsidRDefault="000D687D" w:rsidP="000D687D">
      <w:pPr>
        <w:pStyle w:val="a4"/>
        <w:numPr>
          <w:ilvl w:val="0"/>
          <w:numId w:val="1"/>
        </w:numPr>
      </w:pPr>
      <w:r>
        <w:t>Это часть производственного процесса, содержащая действия по изменению состояния предмета труда</w:t>
      </w:r>
    </w:p>
    <w:p w14:paraId="38CA6B55" w14:textId="77777777" w:rsidR="000D687D" w:rsidRDefault="000D687D" w:rsidP="000D687D">
      <w:r>
        <w:t>-------</w:t>
      </w:r>
    </w:p>
    <w:p w14:paraId="1C405582" w14:textId="2371A2D3" w:rsidR="000D687D" w:rsidRDefault="000D687D" w:rsidP="000D687D">
      <w:r>
        <w:t>Правильный ответ</w:t>
      </w:r>
      <w:r w:rsidRPr="006E7128">
        <w:t>:</w:t>
      </w:r>
      <w:r>
        <w:t xml:space="preserve"> </w:t>
      </w:r>
      <w:r w:rsidRPr="000D687D">
        <w:t>Это процесс воздействия на объект с целью достижения показателей состояния заданных значений в определенный момент времени</w:t>
      </w:r>
    </w:p>
    <w:p w14:paraId="7B6592B0" w14:textId="799BE1EA" w:rsidR="000D687D" w:rsidRDefault="000D687D"/>
    <w:p w14:paraId="0EDC5092" w14:textId="2D438C68" w:rsidR="00A05CDC" w:rsidRPr="00576721" w:rsidRDefault="00A05CDC" w:rsidP="00A05CDC">
      <w:r>
        <w:t>Номер: 12.1.</w:t>
      </w:r>
      <w:r w:rsidR="00012155">
        <w:t>1</w:t>
      </w:r>
      <w:r>
        <w:t>.3.1009.2.1(4)</w:t>
      </w:r>
    </w:p>
    <w:p w14:paraId="350BA484" w14:textId="47C9ECAB" w:rsidR="00A05CDC" w:rsidRPr="00C17D30" w:rsidRDefault="00A05CDC" w:rsidP="00A05CDC">
      <w:r>
        <w:t>Задание: Расположите элементы управления в обратном порядке</w:t>
      </w:r>
    </w:p>
    <w:p w14:paraId="6D1D1993" w14:textId="74A601C2" w:rsidR="00A05CDC" w:rsidRDefault="00A05CDC" w:rsidP="00A05CDC">
      <w:r>
        <w:t>Ответы:</w:t>
      </w:r>
    </w:p>
    <w:p w14:paraId="106AFB7D" w14:textId="19B114AC" w:rsidR="00A05CDC" w:rsidRDefault="00A05CDC" w:rsidP="00A05CDC">
      <w:pPr>
        <w:pStyle w:val="a4"/>
        <w:numPr>
          <w:ilvl w:val="0"/>
          <w:numId w:val="1"/>
        </w:numPr>
      </w:pPr>
      <w:r>
        <w:t>Результат управления</w:t>
      </w:r>
    </w:p>
    <w:p w14:paraId="020836E1" w14:textId="77777777" w:rsidR="00A05CDC" w:rsidRDefault="00A05CDC" w:rsidP="00A05CDC">
      <w:pPr>
        <w:pStyle w:val="a4"/>
        <w:numPr>
          <w:ilvl w:val="0"/>
          <w:numId w:val="1"/>
        </w:numPr>
      </w:pPr>
      <w:r>
        <w:t>Объект управления</w:t>
      </w:r>
    </w:p>
    <w:p w14:paraId="3972BEA3" w14:textId="7555BDFF" w:rsidR="00A05CDC" w:rsidRDefault="00A05CDC" w:rsidP="00A05CDC">
      <w:pPr>
        <w:pStyle w:val="a4"/>
        <w:numPr>
          <w:ilvl w:val="0"/>
          <w:numId w:val="1"/>
        </w:numPr>
      </w:pPr>
      <w:r>
        <w:t>Управляющее воздействие</w:t>
      </w:r>
    </w:p>
    <w:p w14:paraId="494DCBE4" w14:textId="7BF7D115" w:rsidR="00A05CDC" w:rsidRDefault="00A05CDC" w:rsidP="00A05CDC">
      <w:pPr>
        <w:pStyle w:val="a4"/>
        <w:numPr>
          <w:ilvl w:val="0"/>
          <w:numId w:val="1"/>
        </w:numPr>
      </w:pPr>
      <w:r>
        <w:t xml:space="preserve">Субъект управления </w:t>
      </w:r>
    </w:p>
    <w:p w14:paraId="5086BA76" w14:textId="77777777" w:rsidR="00A05CDC" w:rsidRDefault="00A05CDC" w:rsidP="00A05CDC">
      <w:r>
        <w:t>-------</w:t>
      </w:r>
    </w:p>
    <w:p w14:paraId="6C36D6D3" w14:textId="103445D9" w:rsidR="00A05CDC" w:rsidRDefault="00A05CDC" w:rsidP="00A05CDC">
      <w:r w:rsidRPr="00C17D30">
        <w:lastRenderedPageBreak/>
        <w:t>Для данного задания правильн</w:t>
      </w:r>
      <w:r>
        <w:t>ой</w:t>
      </w:r>
      <w:r w:rsidRPr="00C17D30">
        <w:t xml:space="preserve"> последовательнос</w:t>
      </w:r>
      <w:r>
        <w:t>тью</w:t>
      </w:r>
      <w:r w:rsidRPr="00C17D30">
        <w:t xml:space="preserve"> буд</w:t>
      </w:r>
      <w:r>
        <w:t>е</w:t>
      </w:r>
      <w:r w:rsidRPr="00C17D30">
        <w:t>т</w:t>
      </w:r>
      <w:r>
        <w:t xml:space="preserve"> только: Результат управления Объект управления Управляющее воздействие Субъект управления</w:t>
      </w:r>
    </w:p>
    <w:p w14:paraId="40684184" w14:textId="7AA63AD1" w:rsidR="00A05CDC" w:rsidRDefault="00A05CDC" w:rsidP="00A05CDC"/>
    <w:p w14:paraId="4A776ADA" w14:textId="064CE77C" w:rsidR="00334400" w:rsidRPr="00576721" w:rsidRDefault="00334400" w:rsidP="00334400">
      <w:r>
        <w:t>Номер: 12.1.</w:t>
      </w:r>
      <w:r w:rsidR="00012155">
        <w:t>1</w:t>
      </w:r>
      <w:r>
        <w:t>.3.10</w:t>
      </w:r>
      <w:r w:rsidR="00CA31EA">
        <w:t>10</w:t>
      </w:r>
      <w:r>
        <w:t>.2.0(1)</w:t>
      </w:r>
    </w:p>
    <w:p w14:paraId="624B0024" w14:textId="0BF95D63" w:rsidR="00334400" w:rsidRPr="00C17D30" w:rsidRDefault="00334400" w:rsidP="00334400">
      <w:r>
        <w:t xml:space="preserve">Задание: </w:t>
      </w:r>
      <w:ins w:id="13" w:author="Баембитов Альберт Талгатович, тел. 86(717)3749" w:date="2022-11-23T13:26:00Z">
        <w:r w:rsidR="002C10DF">
          <w:t xml:space="preserve">Отметьте </w:t>
        </w:r>
      </w:ins>
      <w:del w:id="14" w:author="Баембитов Альберт Талгатович, тел. 86(717)3749" w:date="2022-11-23T13:26:00Z">
        <w:r w:rsidRPr="00334400" w:rsidDel="002C10DF">
          <w:delText>В</w:delText>
        </w:r>
      </w:del>
      <w:ins w:id="15" w:author="Баембитов Альберт Талгатович, тел. 86(717)3749" w:date="2022-11-23T13:26:00Z">
        <w:r w:rsidR="002C10DF">
          <w:t>в</w:t>
        </w:r>
      </w:ins>
      <w:r w:rsidRPr="00334400">
        <w:t>иды автоматических устройств и систем</w:t>
      </w:r>
    </w:p>
    <w:p w14:paraId="725141D6" w14:textId="77777777" w:rsidR="00334400" w:rsidRDefault="00334400" w:rsidP="00334400">
      <w:r>
        <w:t>Ответы:</w:t>
      </w:r>
    </w:p>
    <w:p w14:paraId="01275DB5" w14:textId="77777777" w:rsidR="00334400" w:rsidRDefault="00334400" w:rsidP="00334400">
      <w:pPr>
        <w:pStyle w:val="a4"/>
        <w:numPr>
          <w:ilvl w:val="0"/>
          <w:numId w:val="1"/>
        </w:numPr>
      </w:pPr>
      <w:r w:rsidRPr="00334400">
        <w:t>Системы автоматической сигнализации</w:t>
      </w:r>
    </w:p>
    <w:p w14:paraId="7B56C9C0" w14:textId="60CF319B" w:rsidR="00CA31EA" w:rsidRDefault="00CA31EA" w:rsidP="00CA31EA">
      <w:pPr>
        <w:pStyle w:val="a4"/>
        <w:numPr>
          <w:ilvl w:val="0"/>
          <w:numId w:val="1"/>
        </w:numPr>
      </w:pPr>
      <w:r w:rsidRPr="00334400">
        <w:t xml:space="preserve">Системы автоматической </w:t>
      </w:r>
      <w:proofErr w:type="spellStart"/>
      <w:r>
        <w:t>дереализации</w:t>
      </w:r>
      <w:proofErr w:type="spellEnd"/>
    </w:p>
    <w:p w14:paraId="07AEF95A" w14:textId="5A3B54A4" w:rsidR="00CA31EA" w:rsidRDefault="00CA31EA" w:rsidP="00CA31EA">
      <w:pPr>
        <w:pStyle w:val="a4"/>
        <w:numPr>
          <w:ilvl w:val="0"/>
          <w:numId w:val="1"/>
        </w:numPr>
      </w:pPr>
      <w:r w:rsidRPr="00334400">
        <w:t xml:space="preserve">Системы автоматической </w:t>
      </w:r>
      <w:r>
        <w:t>табуляции</w:t>
      </w:r>
    </w:p>
    <w:p w14:paraId="5859BD95" w14:textId="00F8D959" w:rsidR="00CA31EA" w:rsidRDefault="00CA31EA" w:rsidP="00CA31EA">
      <w:pPr>
        <w:pStyle w:val="a4"/>
        <w:numPr>
          <w:ilvl w:val="0"/>
          <w:numId w:val="1"/>
        </w:numPr>
      </w:pPr>
      <w:r w:rsidRPr="00334400">
        <w:t>Системы автоматическо</w:t>
      </w:r>
      <w:r>
        <w:t>го</w:t>
      </w:r>
      <w:r w:rsidRPr="00334400">
        <w:t xml:space="preserve"> </w:t>
      </w:r>
      <w:r>
        <w:t>воспроизведения</w:t>
      </w:r>
    </w:p>
    <w:p w14:paraId="56624A31" w14:textId="77777777" w:rsidR="00334400" w:rsidRDefault="00334400" w:rsidP="00334400">
      <w:r>
        <w:t>-------</w:t>
      </w:r>
    </w:p>
    <w:p w14:paraId="562B6A45" w14:textId="37D52073" w:rsidR="00A05CDC" w:rsidRDefault="00CA31EA" w:rsidP="00A05CDC">
      <w:r>
        <w:t>Правильный ответ</w:t>
      </w:r>
      <w:r w:rsidRPr="006E7128">
        <w:t>:</w:t>
      </w:r>
      <w:r>
        <w:t xml:space="preserve"> </w:t>
      </w:r>
      <w:r w:rsidRPr="00CA31EA">
        <w:t>Системы автоматической сигнализации</w:t>
      </w:r>
    </w:p>
    <w:p w14:paraId="2CECAC75" w14:textId="79A357B9" w:rsidR="00CA31EA" w:rsidRDefault="00CA31EA" w:rsidP="00A05CDC"/>
    <w:p w14:paraId="0695C95C" w14:textId="2CAD06C2" w:rsidR="00CA31EA" w:rsidRPr="00576721" w:rsidRDefault="00CA31EA" w:rsidP="00CA31EA">
      <w:r>
        <w:t>Номер: 12.1.</w:t>
      </w:r>
      <w:r w:rsidR="00012155">
        <w:t>1</w:t>
      </w:r>
      <w:r>
        <w:t>.</w:t>
      </w:r>
      <w:r w:rsidR="00FC797F">
        <w:t>3</w:t>
      </w:r>
      <w:r>
        <w:t>.1011.2.0(2)</w:t>
      </w:r>
    </w:p>
    <w:p w14:paraId="3B5A84F8" w14:textId="2F552E45" w:rsidR="00CA31EA" w:rsidRPr="00C17D30" w:rsidRDefault="00CA31EA" w:rsidP="00CA31EA">
      <w:r>
        <w:t xml:space="preserve">Задание: </w:t>
      </w:r>
      <w:r w:rsidRPr="00CA31EA">
        <w:t>11.</w:t>
      </w:r>
      <w:r w:rsidRPr="00CA31EA">
        <w:tab/>
        <w:t>Что такое регулятор</w:t>
      </w:r>
      <w:r>
        <w:t>?</w:t>
      </w:r>
    </w:p>
    <w:p w14:paraId="1AAC00ED" w14:textId="77777777" w:rsidR="00CA31EA" w:rsidRDefault="00CA31EA" w:rsidP="00CA31EA">
      <w:r>
        <w:t>Ответы:</w:t>
      </w:r>
    </w:p>
    <w:p w14:paraId="14384D69" w14:textId="5D4939AE" w:rsidR="00CA31EA" w:rsidRDefault="00C85A49" w:rsidP="00CA31EA">
      <w:pPr>
        <w:pStyle w:val="a4"/>
        <w:numPr>
          <w:ilvl w:val="0"/>
          <w:numId w:val="1"/>
        </w:numPr>
      </w:pPr>
      <w:r>
        <w:t>К</w:t>
      </w:r>
      <w:r w:rsidR="00CA31EA">
        <w:t>омплекс устройств, присоединяемых к регулируемому объекту и обеспечивающих автоматическое поддержание заданного значения его регулируемой величины или автоматическое изменение ее по определенному закону</w:t>
      </w:r>
    </w:p>
    <w:p w14:paraId="5F060B29" w14:textId="62A3A2D6" w:rsidR="00280A65" w:rsidRDefault="00C85A49" w:rsidP="00280A65">
      <w:pPr>
        <w:pStyle w:val="a4"/>
        <w:numPr>
          <w:ilvl w:val="0"/>
          <w:numId w:val="1"/>
        </w:numPr>
      </w:pPr>
      <w:r>
        <w:t>Н</w:t>
      </w:r>
      <w:r w:rsidR="00CA31EA">
        <w:t>абор приспособлений, подключаемых</w:t>
      </w:r>
      <w:r w:rsidR="00280A65">
        <w:t xml:space="preserve"> к управляемой единице и создающих </w:t>
      </w:r>
      <w:r w:rsidR="00693504">
        <w:t>автоматическое</w:t>
      </w:r>
      <w:r w:rsidR="00280A65">
        <w:t xml:space="preserve"> обслуживание определенного отклонения его рассчитываемого числа вместе с </w:t>
      </w:r>
      <w:del w:id="16" w:author="Баембитов Альберт Талгатович, тел. 86(717)3749" w:date="2022-11-23T13:27:00Z">
        <w:r w:rsidR="00693504" w:rsidDel="002C10DF">
          <w:delText>автоматическое</w:delText>
        </w:r>
        <w:r w:rsidR="00280A65" w:rsidDel="002C10DF">
          <w:delText xml:space="preserve"> </w:delText>
        </w:r>
      </w:del>
      <w:ins w:id="17" w:author="Баембитов Альберт Талгатович, тел. 86(717)3749" w:date="2022-11-23T13:27:00Z">
        <w:r w:rsidR="002C10DF">
          <w:t xml:space="preserve">автоматическим </w:t>
        </w:r>
      </w:ins>
      <w:r w:rsidR="00280A65">
        <w:t>дополнением его по известному алгоритму</w:t>
      </w:r>
    </w:p>
    <w:p w14:paraId="7C055E09" w14:textId="63B983E6" w:rsidR="00CA31EA" w:rsidRDefault="00CA31EA" w:rsidP="00280A65">
      <w:r>
        <w:t>-------</w:t>
      </w:r>
    </w:p>
    <w:p w14:paraId="096753DD" w14:textId="09959D5D" w:rsidR="00CA31EA" w:rsidRDefault="00CA31EA" w:rsidP="00C85A49">
      <w:r>
        <w:t>Правильный ответ</w:t>
      </w:r>
      <w:r w:rsidRPr="006E7128">
        <w:t>:</w:t>
      </w:r>
      <w:r>
        <w:t xml:space="preserve"> </w:t>
      </w:r>
      <w:r w:rsidR="00C85A49">
        <w:t xml:space="preserve">Комплекс устройств, присоединяемых к регулируемому объекту и обеспечивающих автоматическое поддержание заданного значения его регулируемой величины или автоматическое изменение ее по определенному закону </w:t>
      </w:r>
      <w:commentRangeStart w:id="18"/>
      <w:commentRangeStart w:id="19"/>
      <w:commentRangeStart w:id="20"/>
      <w:r w:rsidR="00C85A49">
        <w:t>Набор приспособлений, подключаемых к управляемой единице и создающих машинное обслуживание определенного отклонения его рассчитываемого числа вместе с машинным дополнением его по известному алгоритму</w:t>
      </w:r>
      <w:commentRangeEnd w:id="18"/>
      <w:r w:rsidR="002C10DF">
        <w:rPr>
          <w:rStyle w:val="a7"/>
        </w:rPr>
        <w:commentReference w:id="18"/>
      </w:r>
      <w:commentRangeEnd w:id="19"/>
      <w:commentRangeEnd w:id="20"/>
      <w:r w:rsidR="00E74295">
        <w:rPr>
          <w:rStyle w:val="a7"/>
        </w:rPr>
        <w:commentReference w:id="19"/>
      </w:r>
      <w:r w:rsidR="003149BB">
        <w:rPr>
          <w:rStyle w:val="a7"/>
        </w:rPr>
        <w:commentReference w:id="20"/>
      </w:r>
    </w:p>
    <w:p w14:paraId="0A69595C" w14:textId="78BA97D0" w:rsidR="00CA31EA" w:rsidRDefault="00CA31EA" w:rsidP="00A05CDC"/>
    <w:p w14:paraId="7CB7FB86" w14:textId="6CD40841" w:rsidR="00CB0EE4" w:rsidRPr="00576721" w:rsidRDefault="00CB0EE4" w:rsidP="00CB0EE4">
      <w:r>
        <w:t>Номер: 12.1.</w:t>
      </w:r>
      <w:r w:rsidR="00012155">
        <w:t>2</w:t>
      </w:r>
      <w:r>
        <w:t>.1.1012.1.0(1)</w:t>
      </w:r>
    </w:p>
    <w:p w14:paraId="39394049" w14:textId="08688ACE" w:rsidR="00CB0EE4" w:rsidRPr="00C17D30" w:rsidRDefault="00CB0EE4" w:rsidP="00CB0EE4">
      <w:r>
        <w:t xml:space="preserve">Задание: </w:t>
      </w:r>
      <w:r w:rsidRPr="00CB0EE4">
        <w:t>Что такое система автоматического регулирования</w:t>
      </w:r>
      <w:r>
        <w:t>?</w:t>
      </w:r>
    </w:p>
    <w:p w14:paraId="64640D0E" w14:textId="77777777" w:rsidR="00CB0EE4" w:rsidRDefault="00CB0EE4" w:rsidP="00CB0EE4">
      <w:r>
        <w:t>Ответы:</w:t>
      </w:r>
    </w:p>
    <w:p w14:paraId="0C917F2D" w14:textId="2421E828" w:rsidR="00CB0EE4" w:rsidRDefault="00CB0EE4" w:rsidP="00CB0EE4">
      <w:pPr>
        <w:pStyle w:val="a4"/>
        <w:numPr>
          <w:ilvl w:val="0"/>
          <w:numId w:val="1"/>
        </w:numPr>
      </w:pPr>
      <w:r>
        <w:t>Совокупность регулируемого объекта и автоматического регулятора</w:t>
      </w:r>
    </w:p>
    <w:p w14:paraId="17E4505B" w14:textId="64759BC5" w:rsidR="00CB0EE4" w:rsidRDefault="00CB0EE4" w:rsidP="00CB0EE4">
      <w:pPr>
        <w:pStyle w:val="a4"/>
        <w:numPr>
          <w:ilvl w:val="0"/>
          <w:numId w:val="1"/>
        </w:numPr>
      </w:pPr>
      <w:r>
        <w:t>Совокупность автоматического объекта и регулятора</w:t>
      </w:r>
    </w:p>
    <w:p w14:paraId="44C896C6" w14:textId="77777777" w:rsidR="00CB0EE4" w:rsidRDefault="00CB0EE4" w:rsidP="00CB0EE4">
      <w:r>
        <w:t>-------</w:t>
      </w:r>
    </w:p>
    <w:p w14:paraId="48C4EEB3" w14:textId="26952BC6" w:rsidR="00CB0EE4" w:rsidRDefault="00CB0EE4" w:rsidP="00CB0EE4">
      <w:r>
        <w:t>Правильный ответ</w:t>
      </w:r>
      <w:r w:rsidRPr="006E7128">
        <w:t>:</w:t>
      </w:r>
      <w:r>
        <w:t xml:space="preserve"> </w:t>
      </w:r>
      <w:r w:rsidRPr="00CB0EE4">
        <w:t>Совокупность регулируемого объекта и автоматического регулятора</w:t>
      </w:r>
    </w:p>
    <w:p w14:paraId="295EFD2D" w14:textId="43BD1230" w:rsidR="00CB0EE4" w:rsidRDefault="00CB0EE4" w:rsidP="00A05CDC"/>
    <w:p w14:paraId="5D5B04FC" w14:textId="4C3A6470" w:rsidR="00CB0EE4" w:rsidRPr="00576721" w:rsidRDefault="00CB0EE4" w:rsidP="00CB0EE4">
      <w:r>
        <w:t>Номер: 12.1.</w:t>
      </w:r>
      <w:r w:rsidR="00012155">
        <w:t>2</w:t>
      </w:r>
      <w:r>
        <w:t>.1.1013.1.0(1)</w:t>
      </w:r>
    </w:p>
    <w:p w14:paraId="07DB1609" w14:textId="4E35D575" w:rsidR="00CB0EE4" w:rsidRPr="00C17D30" w:rsidRDefault="00CB0EE4" w:rsidP="00CB0EE4">
      <w:r>
        <w:t xml:space="preserve">Задание: </w:t>
      </w:r>
      <w:r w:rsidRPr="00CB0EE4">
        <w:t>Что такое воздействие</w:t>
      </w:r>
      <w:r>
        <w:t>?</w:t>
      </w:r>
    </w:p>
    <w:p w14:paraId="7AE90C9D" w14:textId="77777777" w:rsidR="00CB0EE4" w:rsidRDefault="00CB0EE4" w:rsidP="00CB0EE4">
      <w:r>
        <w:t>Ответы:</w:t>
      </w:r>
    </w:p>
    <w:p w14:paraId="653CF915" w14:textId="07C4C156" w:rsidR="00CB0EE4" w:rsidRDefault="00CB0EE4" w:rsidP="00CB0EE4">
      <w:pPr>
        <w:pStyle w:val="a4"/>
        <w:numPr>
          <w:ilvl w:val="0"/>
          <w:numId w:val="1"/>
        </w:numPr>
      </w:pPr>
      <w:r>
        <w:t>Ф</w:t>
      </w:r>
      <w:r w:rsidRPr="00CB0EE4">
        <w:t>актор, изменяющи</w:t>
      </w:r>
      <w:r>
        <w:t>й</w:t>
      </w:r>
      <w:r w:rsidRPr="00CB0EE4">
        <w:t xml:space="preserve"> течение технологического процесса в объекте управления</w:t>
      </w:r>
    </w:p>
    <w:p w14:paraId="2239B7D7" w14:textId="2FC7D884" w:rsidR="00CB0EE4" w:rsidRDefault="00CB0EE4" w:rsidP="00CB0EE4">
      <w:pPr>
        <w:pStyle w:val="a4"/>
        <w:numPr>
          <w:ilvl w:val="0"/>
          <w:numId w:val="1"/>
        </w:numPr>
      </w:pPr>
      <w:r>
        <w:t xml:space="preserve">Частный вид управления, когда задачей является только обеспечение постоянства какой-либо выходной величины </w:t>
      </w:r>
      <w:del w:id="21" w:author="Баембитов Альберт Талгатович, тел. 86(717)3749" w:date="2022-11-23T13:29:00Z">
        <w:r w:rsidDel="002C10DF">
          <w:delText>ОУ</w:delText>
        </w:r>
      </w:del>
      <w:ins w:id="22" w:author="Баембитов Альберт Талгатович, тел. 86(717)3749" w:date="2022-11-23T13:29:00Z">
        <w:r w:rsidR="002C10DF">
          <w:t>объекта управления</w:t>
        </w:r>
      </w:ins>
    </w:p>
    <w:p w14:paraId="6F035E45" w14:textId="2C8381D9" w:rsidR="00CB0EE4" w:rsidRDefault="00CB0EE4" w:rsidP="00CB0EE4">
      <w:r>
        <w:t>-------</w:t>
      </w:r>
    </w:p>
    <w:p w14:paraId="2D1A04C5" w14:textId="7021A849" w:rsidR="00CB0EE4" w:rsidRDefault="00CB0EE4" w:rsidP="00CB0EE4">
      <w:r>
        <w:t>Правильный ответ</w:t>
      </w:r>
      <w:r w:rsidRPr="006E7128">
        <w:t>:</w:t>
      </w:r>
      <w:r>
        <w:t xml:space="preserve"> </w:t>
      </w:r>
      <w:r w:rsidRPr="00CB0EE4">
        <w:t>Фактор, изменяющий течение технологического процесса в объекте управления</w:t>
      </w:r>
    </w:p>
    <w:p w14:paraId="476F8B50" w14:textId="5641F9B2" w:rsidR="00CB0EE4" w:rsidRDefault="00CB0EE4" w:rsidP="00A05CDC"/>
    <w:p w14:paraId="473D6EDF" w14:textId="56EAB21D" w:rsidR="00CB0EE4" w:rsidRPr="00576721" w:rsidRDefault="00CB0EE4" w:rsidP="00CB0EE4">
      <w:r>
        <w:t>Номер: 12.1.</w:t>
      </w:r>
      <w:r w:rsidR="00571AB8">
        <w:t>2</w:t>
      </w:r>
      <w:r>
        <w:t>.</w:t>
      </w:r>
      <w:r w:rsidR="00E01822">
        <w:t>2</w:t>
      </w:r>
      <w:r>
        <w:t>.101</w:t>
      </w:r>
      <w:r w:rsidR="007376AF" w:rsidRPr="00E01822">
        <w:t>4</w:t>
      </w:r>
      <w:r>
        <w:t>.</w:t>
      </w:r>
      <w:r w:rsidR="00E01822">
        <w:t>2</w:t>
      </w:r>
      <w:r>
        <w:t>.0(</w:t>
      </w:r>
      <w:r w:rsidR="00E01822">
        <w:t>2</w:t>
      </w:r>
      <w:r>
        <w:t>)</w:t>
      </w:r>
    </w:p>
    <w:p w14:paraId="1AD33216" w14:textId="3645C644" w:rsidR="00CB0EE4" w:rsidRPr="00C17D30" w:rsidRDefault="00CB0EE4" w:rsidP="00CB0EE4">
      <w:r>
        <w:t xml:space="preserve">Задание: </w:t>
      </w:r>
      <w:r w:rsidR="007376AF" w:rsidRPr="007376AF">
        <w:t>Виды воздействия</w:t>
      </w:r>
    </w:p>
    <w:p w14:paraId="33353E00" w14:textId="77777777" w:rsidR="00CB0EE4" w:rsidRDefault="00CB0EE4" w:rsidP="00CB0EE4">
      <w:r>
        <w:lastRenderedPageBreak/>
        <w:t>Ответы:</w:t>
      </w:r>
    </w:p>
    <w:p w14:paraId="1C984ED5" w14:textId="2404F061" w:rsidR="00CB0EE4" w:rsidRDefault="00E01822" w:rsidP="00CB0EE4">
      <w:pPr>
        <w:pStyle w:val="a4"/>
        <w:numPr>
          <w:ilvl w:val="0"/>
          <w:numId w:val="1"/>
        </w:numPr>
      </w:pPr>
      <w:r>
        <w:t>Управляющие</w:t>
      </w:r>
    </w:p>
    <w:p w14:paraId="1A150A23" w14:textId="08D1EA38" w:rsidR="00CB0EE4" w:rsidRDefault="00E01822" w:rsidP="00CB0EE4">
      <w:pPr>
        <w:pStyle w:val="a4"/>
        <w:numPr>
          <w:ilvl w:val="0"/>
          <w:numId w:val="1"/>
        </w:numPr>
      </w:pPr>
      <w:r>
        <w:t>Возмущающие</w:t>
      </w:r>
    </w:p>
    <w:p w14:paraId="78131FD0" w14:textId="23B45474" w:rsidR="00E01822" w:rsidRDefault="00E01822" w:rsidP="00CB0EE4">
      <w:pPr>
        <w:pStyle w:val="a4"/>
        <w:numPr>
          <w:ilvl w:val="0"/>
          <w:numId w:val="1"/>
        </w:numPr>
      </w:pPr>
      <w:proofErr w:type="spellStart"/>
      <w:r>
        <w:t>Тестировочные</w:t>
      </w:r>
      <w:proofErr w:type="spellEnd"/>
    </w:p>
    <w:p w14:paraId="3432A281" w14:textId="77777777" w:rsidR="00CB0EE4" w:rsidRDefault="00CB0EE4" w:rsidP="00CB0EE4">
      <w:r>
        <w:t>-------</w:t>
      </w:r>
    </w:p>
    <w:p w14:paraId="750B1576" w14:textId="3E27CB1D" w:rsidR="00CB0EE4" w:rsidRDefault="00CB0EE4" w:rsidP="00CB0EE4">
      <w:r>
        <w:t>Правильный ответ</w:t>
      </w:r>
      <w:r w:rsidRPr="006E7128">
        <w:t>:</w:t>
      </w:r>
      <w:r>
        <w:t xml:space="preserve"> </w:t>
      </w:r>
      <w:r w:rsidR="00E01822">
        <w:t>Управляющие Возмущающие</w:t>
      </w:r>
    </w:p>
    <w:p w14:paraId="3C150133" w14:textId="68F60646" w:rsidR="00CB0EE4" w:rsidRPr="00475BA4" w:rsidRDefault="00CB0EE4" w:rsidP="00A05CDC"/>
    <w:p w14:paraId="707329F5" w14:textId="46945809" w:rsidR="004F16DC" w:rsidRPr="00576721" w:rsidRDefault="004F16DC" w:rsidP="004F16DC">
      <w:r>
        <w:t>Номер: 12.1.</w:t>
      </w:r>
      <w:r w:rsidR="00012155">
        <w:t>2</w:t>
      </w:r>
      <w:r>
        <w:t>.</w:t>
      </w:r>
      <w:r w:rsidR="00E01822">
        <w:t>3</w:t>
      </w:r>
      <w:r>
        <w:t>.101</w:t>
      </w:r>
      <w:r w:rsidR="007376AF">
        <w:rPr>
          <w:lang w:val="en-US"/>
        </w:rPr>
        <w:t>5</w:t>
      </w:r>
      <w:r>
        <w:t>.</w:t>
      </w:r>
      <w:r w:rsidR="00E01822">
        <w:t>2</w:t>
      </w:r>
      <w:r>
        <w:t>.0(</w:t>
      </w:r>
      <w:r w:rsidR="00E01822">
        <w:t>3</w:t>
      </w:r>
      <w:r>
        <w:t>)</w:t>
      </w:r>
    </w:p>
    <w:p w14:paraId="0D1D97B7" w14:textId="1EE3BF22" w:rsidR="004F16DC" w:rsidRPr="00C17D30" w:rsidRDefault="004F16DC" w:rsidP="004F16DC">
      <w:r>
        <w:t xml:space="preserve">Задание: </w:t>
      </w:r>
      <w:r w:rsidR="007376AF" w:rsidRPr="007376AF">
        <w:t>Что такое АСУТП</w:t>
      </w:r>
      <w:r>
        <w:t>?</w:t>
      </w:r>
    </w:p>
    <w:p w14:paraId="4351F6C3" w14:textId="77777777" w:rsidR="004F16DC" w:rsidRDefault="004F16DC" w:rsidP="004F16DC">
      <w:r>
        <w:t>Ответы:</w:t>
      </w:r>
    </w:p>
    <w:p w14:paraId="7D62FEDF" w14:textId="6637C8EF" w:rsidR="00E01822" w:rsidRDefault="00E01822" w:rsidP="00E01822">
      <w:pPr>
        <w:pStyle w:val="a4"/>
        <w:numPr>
          <w:ilvl w:val="0"/>
          <w:numId w:val="1"/>
        </w:numPr>
      </w:pPr>
      <w:bookmarkStart w:id="23" w:name="_Hlk119952454"/>
      <w:r>
        <w:t>Группа решений технических и программных средств, предназначенных для автоматизации управления технологическим оборудованием на промышленных предприятиях</w:t>
      </w:r>
    </w:p>
    <w:bookmarkEnd w:id="23"/>
    <w:p w14:paraId="1DDD4E5D" w14:textId="546CCCE4" w:rsidR="004F16DC" w:rsidRDefault="00E01822" w:rsidP="00E01822">
      <w:pPr>
        <w:pStyle w:val="a4"/>
        <w:numPr>
          <w:ilvl w:val="0"/>
          <w:numId w:val="1"/>
        </w:numPr>
      </w:pPr>
      <w:del w:id="24" w:author="Баембитов Альберт Талгатович, тел. 86(717)3749" w:date="2022-11-23T13:30:00Z">
        <w:r w:rsidDel="002C10DF">
          <w:delText>Э</w:delText>
        </w:r>
        <w:r w:rsidRPr="00E01822" w:rsidDel="002C10DF">
          <w:delText>то к</w:delText>
        </w:r>
      </w:del>
      <w:ins w:id="25" w:author="Баембитов Альберт Талгатович, тел. 86(717)3749" w:date="2022-11-23T13:30:00Z">
        <w:r w:rsidR="002C10DF">
          <w:t>К</w:t>
        </w:r>
      </w:ins>
      <w:r w:rsidRPr="00E01822">
        <w:t>омплекс программных и технических средств, предназначенных для создания систем автоматизации управления технологическим оборудованием и производственными процессами  на предприятиях</w:t>
      </w:r>
    </w:p>
    <w:p w14:paraId="5AB615F4" w14:textId="133EA282" w:rsidR="00E01822" w:rsidRDefault="00E01822" w:rsidP="00E01822">
      <w:pPr>
        <w:pStyle w:val="a4"/>
        <w:numPr>
          <w:ilvl w:val="0"/>
          <w:numId w:val="1"/>
        </w:numPr>
      </w:pPr>
      <w:bookmarkStart w:id="26" w:name="_Hlk119952489"/>
      <w:r>
        <w:t>К</w:t>
      </w:r>
      <w:r w:rsidRPr="00E01822">
        <w:t>омплексное решение, обеспечивающее автоматизацию основных технологических операций на производстве в целом или каком-то его участке, выпускающем относительно завершенный продукт</w:t>
      </w:r>
    </w:p>
    <w:bookmarkEnd w:id="26"/>
    <w:p w14:paraId="4E13FF08" w14:textId="77777777" w:rsidR="004F16DC" w:rsidRDefault="004F16DC" w:rsidP="004F16DC">
      <w:r>
        <w:t>-------</w:t>
      </w:r>
    </w:p>
    <w:p w14:paraId="55B4930F" w14:textId="2D6DEC32" w:rsidR="004F16DC" w:rsidRDefault="004F16DC" w:rsidP="004F16DC">
      <w:r>
        <w:t>Правильный ответ</w:t>
      </w:r>
      <w:r w:rsidRPr="006E7128">
        <w:t>:</w:t>
      </w:r>
      <w:r>
        <w:t xml:space="preserve"> </w:t>
      </w:r>
      <w:r w:rsidR="00E01822" w:rsidRPr="00E01822">
        <w:t>Группа решений технических и программных средств, предназначенных для автоматизации управления технологическим оборудованием на промышленных предприятиях</w:t>
      </w:r>
      <w:r w:rsidR="00E01822">
        <w:tab/>
      </w:r>
      <w:r w:rsidR="00E01822" w:rsidRPr="00E01822">
        <w:t>Это комплекс программных и технических средств, предназначенных для создания систем автоматизации управления технологическим оборудованием и производственными процессами  на предприятиях</w:t>
      </w:r>
      <w:r w:rsidR="00E01822">
        <w:tab/>
      </w:r>
      <w:r w:rsidR="00E01822">
        <w:tab/>
      </w:r>
      <w:r w:rsidR="00E01822" w:rsidRPr="00E01822">
        <w:t>Комплексное решение, обеспечивающее автоматизацию основных технологических операций на производстве в целом или каком-то его участке, выпускающем относительно завершенный продукт</w:t>
      </w:r>
    </w:p>
    <w:p w14:paraId="415B8E69" w14:textId="320F87FC" w:rsidR="004F16DC" w:rsidRDefault="004F16DC" w:rsidP="00A05CDC"/>
    <w:p w14:paraId="2D3937EA" w14:textId="2206054E" w:rsidR="004F16DC" w:rsidRPr="00576721" w:rsidRDefault="004F16DC" w:rsidP="004F16DC">
      <w:r>
        <w:t>Номер: 12.1.</w:t>
      </w:r>
      <w:r w:rsidR="00012155">
        <w:t>2</w:t>
      </w:r>
      <w:r>
        <w:t>.1.101</w:t>
      </w:r>
      <w:r w:rsidR="007376AF" w:rsidRPr="000B6012">
        <w:t>6</w:t>
      </w:r>
      <w:r>
        <w:t>.1.0(1)</w:t>
      </w:r>
    </w:p>
    <w:p w14:paraId="0722CA5A" w14:textId="6CBB7E58" w:rsidR="004F16DC" w:rsidRPr="00C17D30" w:rsidRDefault="004F16DC" w:rsidP="004F16DC">
      <w:r>
        <w:t xml:space="preserve">Задание: </w:t>
      </w:r>
      <w:r w:rsidR="007376AF" w:rsidRPr="007376AF">
        <w:t>Что такое функция АСУТП</w:t>
      </w:r>
      <w:r>
        <w:t>?</w:t>
      </w:r>
    </w:p>
    <w:p w14:paraId="5CB996F7" w14:textId="77777777" w:rsidR="004F16DC" w:rsidRDefault="004F16DC" w:rsidP="004F16DC">
      <w:r>
        <w:t>Ответы:</w:t>
      </w:r>
    </w:p>
    <w:p w14:paraId="56E16B61" w14:textId="5CD59558" w:rsidR="004F16DC" w:rsidRDefault="00E01822" w:rsidP="00E01822">
      <w:pPr>
        <w:pStyle w:val="a4"/>
        <w:numPr>
          <w:ilvl w:val="0"/>
          <w:numId w:val="1"/>
        </w:numPr>
      </w:pPr>
      <w:r>
        <w:t>Это совокупность действий системы, направленных на достижение частной цели управления</w:t>
      </w:r>
    </w:p>
    <w:p w14:paraId="20E1466D" w14:textId="04ADCCCE" w:rsidR="004F16DC" w:rsidRDefault="004F16DC" w:rsidP="004F16DC">
      <w:pPr>
        <w:pStyle w:val="a4"/>
        <w:numPr>
          <w:ilvl w:val="0"/>
          <w:numId w:val="1"/>
        </w:numPr>
      </w:pPr>
      <w:r>
        <w:t xml:space="preserve">Частный вид управления, когда задачей является только обеспечение постоянства какой-либо выходной величины </w:t>
      </w:r>
      <w:ins w:id="27" w:author="Баембитов Альберт Талгатович, тел. 86(717)3749" w:date="2022-11-23T13:31:00Z">
        <w:r w:rsidR="002C10DF">
          <w:t>объекта управления</w:t>
        </w:r>
      </w:ins>
      <w:del w:id="28" w:author="Баембитов Альберт Талгатович, тел. 86(717)3749" w:date="2022-11-23T13:31:00Z">
        <w:r w:rsidDel="002C10DF">
          <w:delText>ОУ</w:delText>
        </w:r>
      </w:del>
    </w:p>
    <w:p w14:paraId="7D57836F" w14:textId="77777777" w:rsidR="004F16DC" w:rsidRDefault="004F16DC" w:rsidP="004F16DC">
      <w:r>
        <w:t>-------</w:t>
      </w:r>
    </w:p>
    <w:p w14:paraId="1BF951D4" w14:textId="179A320F" w:rsidR="004F16DC" w:rsidRDefault="004F16DC" w:rsidP="004F16DC">
      <w:r>
        <w:t>Правильный ответ</w:t>
      </w:r>
      <w:r w:rsidRPr="006E7128">
        <w:t>:</w:t>
      </w:r>
      <w:r>
        <w:t xml:space="preserve"> </w:t>
      </w:r>
      <w:r w:rsidR="00E01822" w:rsidRPr="00E01822">
        <w:t>Это совокупность действий системы, направленных на достижение частной цели управления</w:t>
      </w:r>
    </w:p>
    <w:p w14:paraId="46C4F84C" w14:textId="77777777" w:rsidR="004F16DC" w:rsidRDefault="004F16DC" w:rsidP="004F16DC"/>
    <w:p w14:paraId="0D7663FD" w14:textId="754FFF4B" w:rsidR="004F16DC" w:rsidRPr="00576721" w:rsidRDefault="004F16DC" w:rsidP="004F16DC">
      <w:r>
        <w:t>Номер: 12.1.</w:t>
      </w:r>
      <w:r w:rsidR="00012155">
        <w:t>2</w:t>
      </w:r>
      <w:r>
        <w:t>.</w:t>
      </w:r>
      <w:r w:rsidR="00E01822">
        <w:t>2</w:t>
      </w:r>
      <w:r>
        <w:t>.101</w:t>
      </w:r>
      <w:r w:rsidR="000B6012" w:rsidRPr="000B6012">
        <w:t>7</w:t>
      </w:r>
      <w:r>
        <w:t>.</w:t>
      </w:r>
      <w:r w:rsidR="004E6342">
        <w:t>2</w:t>
      </w:r>
      <w:r>
        <w:t>.0(1)</w:t>
      </w:r>
    </w:p>
    <w:p w14:paraId="11E6955D" w14:textId="448F5F45" w:rsidR="004F16DC" w:rsidRPr="00C17D30" w:rsidRDefault="004F16DC" w:rsidP="004F16DC">
      <w:r>
        <w:t xml:space="preserve">Задание: </w:t>
      </w:r>
      <w:r w:rsidR="000B6012" w:rsidRPr="000B6012">
        <w:t>Виды функций АСУТП</w:t>
      </w:r>
    </w:p>
    <w:p w14:paraId="55FCC9F4" w14:textId="77777777" w:rsidR="004F16DC" w:rsidRDefault="004F16DC" w:rsidP="004F16DC">
      <w:r>
        <w:t>Ответы:</w:t>
      </w:r>
    </w:p>
    <w:p w14:paraId="5DDC862E" w14:textId="04AE531B" w:rsidR="004F16DC" w:rsidRDefault="00E01822" w:rsidP="004F16DC">
      <w:pPr>
        <w:pStyle w:val="a4"/>
        <w:numPr>
          <w:ilvl w:val="0"/>
          <w:numId w:val="1"/>
        </w:numPr>
      </w:pPr>
      <w:r w:rsidRPr="00E01822">
        <w:t>Управляюща</w:t>
      </w:r>
      <w:r>
        <w:t>я</w:t>
      </w:r>
    </w:p>
    <w:p w14:paraId="70148C2B" w14:textId="5F493735" w:rsidR="004F16DC" w:rsidRDefault="004E6342" w:rsidP="004F16DC">
      <w:pPr>
        <w:pStyle w:val="a4"/>
        <w:numPr>
          <w:ilvl w:val="0"/>
          <w:numId w:val="1"/>
        </w:numPr>
      </w:pPr>
      <w:r>
        <w:t>Возмущающая</w:t>
      </w:r>
    </w:p>
    <w:p w14:paraId="16D7E318" w14:textId="040FE0CC" w:rsidR="004E6342" w:rsidRDefault="004E6342" w:rsidP="004F16DC">
      <w:pPr>
        <w:pStyle w:val="a4"/>
        <w:numPr>
          <w:ilvl w:val="0"/>
          <w:numId w:val="1"/>
        </w:numPr>
      </w:pPr>
      <w:r>
        <w:t>Регулирующая</w:t>
      </w:r>
    </w:p>
    <w:p w14:paraId="5F523851" w14:textId="77777777" w:rsidR="004F16DC" w:rsidRDefault="004F16DC" w:rsidP="004F16DC">
      <w:r>
        <w:t>-------</w:t>
      </w:r>
    </w:p>
    <w:p w14:paraId="7F64B7EB" w14:textId="43BF88D0" w:rsidR="004F16DC" w:rsidRDefault="004F16DC" w:rsidP="004F16DC">
      <w:r>
        <w:t>Правильный ответ</w:t>
      </w:r>
      <w:r w:rsidRPr="006E7128">
        <w:t>:</w:t>
      </w:r>
      <w:r>
        <w:t xml:space="preserve"> </w:t>
      </w:r>
      <w:r w:rsidR="004E6342">
        <w:t>Управляющая</w:t>
      </w:r>
    </w:p>
    <w:p w14:paraId="55F0AEAD" w14:textId="77777777" w:rsidR="004F16DC" w:rsidRDefault="004F16DC" w:rsidP="004F16DC"/>
    <w:p w14:paraId="0D6A09E1" w14:textId="5313B6E7" w:rsidR="004F16DC" w:rsidRPr="00576721" w:rsidRDefault="004F16DC" w:rsidP="004F16DC">
      <w:r>
        <w:t>Номер: 12.1.</w:t>
      </w:r>
      <w:r w:rsidR="00571AB8">
        <w:t>2</w:t>
      </w:r>
      <w:r>
        <w:t>.1.101</w:t>
      </w:r>
      <w:r w:rsidR="000B6012" w:rsidRPr="000B6012">
        <w:t>8</w:t>
      </w:r>
      <w:r>
        <w:t>.1.0(1)</w:t>
      </w:r>
    </w:p>
    <w:p w14:paraId="3809A6D9" w14:textId="4022F17A" w:rsidR="004F16DC" w:rsidRPr="00C17D30" w:rsidRDefault="004F16DC" w:rsidP="004F16DC">
      <w:r>
        <w:t xml:space="preserve">Задание: </w:t>
      </w:r>
      <w:r w:rsidR="000B6012" w:rsidRPr="000B6012">
        <w:t>Режимы реализации функций АСУТП</w:t>
      </w:r>
    </w:p>
    <w:p w14:paraId="6552AFD1" w14:textId="77777777" w:rsidR="004F16DC" w:rsidRDefault="004F16DC" w:rsidP="004F16DC">
      <w:r>
        <w:t>Ответы:</w:t>
      </w:r>
    </w:p>
    <w:p w14:paraId="7AC0FB79" w14:textId="6B9F945E" w:rsidR="009923C1" w:rsidRDefault="009923C1" w:rsidP="009923C1">
      <w:pPr>
        <w:pStyle w:val="a4"/>
        <w:numPr>
          <w:ilvl w:val="0"/>
          <w:numId w:val="1"/>
        </w:numPr>
      </w:pPr>
      <w:r>
        <w:lastRenderedPageBreak/>
        <w:t>Прямое цифровое управление</w:t>
      </w:r>
    </w:p>
    <w:p w14:paraId="351A7B54" w14:textId="55C7BE53" w:rsidR="004F16DC" w:rsidRDefault="009923C1" w:rsidP="009923C1">
      <w:pPr>
        <w:pStyle w:val="a4"/>
        <w:numPr>
          <w:ilvl w:val="0"/>
          <w:numId w:val="1"/>
        </w:numPr>
      </w:pPr>
      <w:commentRangeStart w:id="29"/>
      <w:commentRangeStart w:id="30"/>
      <w:proofErr w:type="spellStart"/>
      <w:r>
        <w:t>Супертелевизорное</w:t>
      </w:r>
      <w:commentRangeEnd w:id="29"/>
      <w:proofErr w:type="spellEnd"/>
      <w:r w:rsidR="003149BB">
        <w:rPr>
          <w:rStyle w:val="a7"/>
        </w:rPr>
        <w:commentReference w:id="29"/>
      </w:r>
      <w:commentRangeEnd w:id="30"/>
      <w:r w:rsidR="00E74295">
        <w:rPr>
          <w:rStyle w:val="a7"/>
        </w:rPr>
        <w:commentReference w:id="30"/>
      </w:r>
      <w:r>
        <w:t xml:space="preserve"> управление</w:t>
      </w:r>
    </w:p>
    <w:p w14:paraId="53FA237A" w14:textId="77777777" w:rsidR="004F16DC" w:rsidRDefault="004F16DC" w:rsidP="004F16DC">
      <w:r>
        <w:t>-------</w:t>
      </w:r>
    </w:p>
    <w:p w14:paraId="4B631A4F" w14:textId="038B2A34" w:rsidR="004F16DC" w:rsidRDefault="004F16DC" w:rsidP="009923C1">
      <w:r>
        <w:t>Правильный ответ</w:t>
      </w:r>
      <w:r w:rsidRPr="006E7128">
        <w:t>:</w:t>
      </w:r>
      <w:r>
        <w:t xml:space="preserve"> </w:t>
      </w:r>
      <w:r w:rsidR="009923C1">
        <w:t>Прямое цифровое управление</w:t>
      </w:r>
    </w:p>
    <w:p w14:paraId="33F52B88" w14:textId="77777777" w:rsidR="004F16DC" w:rsidRDefault="004F16DC" w:rsidP="004F16DC"/>
    <w:p w14:paraId="5F93CA49" w14:textId="747776B4" w:rsidR="004F16DC" w:rsidRPr="00576721" w:rsidRDefault="004F16DC" w:rsidP="004F16DC">
      <w:r>
        <w:t>Номер: 12.1.</w:t>
      </w:r>
      <w:r w:rsidR="00012155">
        <w:t>2</w:t>
      </w:r>
      <w:r>
        <w:t>.</w:t>
      </w:r>
      <w:r w:rsidR="004855E1">
        <w:t>3</w:t>
      </w:r>
      <w:r>
        <w:t>.101</w:t>
      </w:r>
      <w:r w:rsidR="000B6012" w:rsidRPr="000B6012">
        <w:t>9</w:t>
      </w:r>
      <w:r>
        <w:t>.</w:t>
      </w:r>
      <w:r w:rsidR="004855E1">
        <w:t>2</w:t>
      </w:r>
      <w:r>
        <w:t>.</w:t>
      </w:r>
      <w:r w:rsidR="009923C1">
        <w:t>1</w:t>
      </w:r>
      <w:r>
        <w:t>(</w:t>
      </w:r>
      <w:r w:rsidR="009923C1">
        <w:t>3</w:t>
      </w:r>
      <w:r>
        <w:t>)</w:t>
      </w:r>
    </w:p>
    <w:p w14:paraId="43C4301B" w14:textId="7C8BA04A" w:rsidR="004F16DC" w:rsidRPr="00C17D30" w:rsidRDefault="004F16DC" w:rsidP="004F16DC">
      <w:r>
        <w:t>Задание</w:t>
      </w:r>
      <w:proofErr w:type="gramStart"/>
      <w:r>
        <w:t xml:space="preserve">: </w:t>
      </w:r>
      <w:r w:rsidR="004855E1">
        <w:t>Расположите</w:t>
      </w:r>
      <w:proofErr w:type="gramEnd"/>
      <w:r w:rsidR="004855E1">
        <w:t xml:space="preserve"> элементы согласно схеме «Информация-Автоматика и управление-Устройства нижнего уровня»</w:t>
      </w:r>
    </w:p>
    <w:p w14:paraId="587650A0" w14:textId="77777777" w:rsidR="004F16DC" w:rsidRDefault="004F16DC" w:rsidP="004F16DC">
      <w:r>
        <w:t>Ответы:</w:t>
      </w:r>
    </w:p>
    <w:p w14:paraId="4DFFFBA4" w14:textId="3FD7F3A6" w:rsidR="004F16DC" w:rsidRDefault="009923C1" w:rsidP="004F16DC">
      <w:pPr>
        <w:pStyle w:val="a4"/>
        <w:numPr>
          <w:ilvl w:val="0"/>
          <w:numId w:val="1"/>
        </w:numPr>
      </w:pPr>
      <w:r>
        <w:t>Информационная сеть</w:t>
      </w:r>
    </w:p>
    <w:p w14:paraId="5AAAEB0A" w14:textId="4B7AAA21" w:rsidR="009923C1" w:rsidRDefault="009923C1" w:rsidP="004F16DC">
      <w:pPr>
        <w:pStyle w:val="a4"/>
        <w:numPr>
          <w:ilvl w:val="0"/>
          <w:numId w:val="1"/>
        </w:numPr>
      </w:pPr>
      <w:r>
        <w:t>Сеть управления</w:t>
      </w:r>
    </w:p>
    <w:p w14:paraId="177C5322" w14:textId="77777777" w:rsidR="009923C1" w:rsidRDefault="009923C1" w:rsidP="009923C1">
      <w:pPr>
        <w:pStyle w:val="a4"/>
        <w:numPr>
          <w:ilvl w:val="0"/>
          <w:numId w:val="1"/>
        </w:numPr>
      </w:pPr>
      <w:r>
        <w:t>Полевая сеть</w:t>
      </w:r>
    </w:p>
    <w:p w14:paraId="063F9A43" w14:textId="0EACD537" w:rsidR="004F16DC" w:rsidRDefault="004F16DC" w:rsidP="009923C1">
      <w:r>
        <w:t>-------</w:t>
      </w:r>
    </w:p>
    <w:p w14:paraId="13E284D4" w14:textId="14AD0488" w:rsidR="004F16DC" w:rsidRDefault="009923C1" w:rsidP="009923C1">
      <w:r w:rsidRPr="00C17D30">
        <w:t>Для данного задания правильн</w:t>
      </w:r>
      <w:r>
        <w:t>ой</w:t>
      </w:r>
      <w:r w:rsidRPr="00C17D30">
        <w:t xml:space="preserve"> последовательнос</w:t>
      </w:r>
      <w:r>
        <w:t>тью</w:t>
      </w:r>
      <w:r w:rsidRPr="00C17D30">
        <w:t xml:space="preserve"> буд</w:t>
      </w:r>
      <w:r>
        <w:t>е</w:t>
      </w:r>
      <w:r w:rsidRPr="00C17D30">
        <w:t>т</w:t>
      </w:r>
      <w:r>
        <w:t xml:space="preserve"> только</w:t>
      </w:r>
      <w:r w:rsidR="004F16DC" w:rsidRPr="006E7128">
        <w:t>:</w:t>
      </w:r>
      <w:r w:rsidR="004F16DC">
        <w:t xml:space="preserve"> </w:t>
      </w:r>
      <w:r>
        <w:t xml:space="preserve">Информационная сеть </w:t>
      </w:r>
      <w:proofErr w:type="spellStart"/>
      <w:r>
        <w:t>Сеть</w:t>
      </w:r>
      <w:proofErr w:type="spellEnd"/>
      <w:r>
        <w:t xml:space="preserve"> управления Полевая сеть</w:t>
      </w:r>
    </w:p>
    <w:p w14:paraId="740E64FF" w14:textId="77777777" w:rsidR="004F16DC" w:rsidRDefault="004F16DC" w:rsidP="004F16DC"/>
    <w:p w14:paraId="67457C60" w14:textId="11418551" w:rsidR="004F16DC" w:rsidRPr="00576721" w:rsidRDefault="004F16DC" w:rsidP="004F16DC">
      <w:r>
        <w:t>Номер: 12.1.</w:t>
      </w:r>
      <w:r w:rsidR="00012155">
        <w:t>2</w:t>
      </w:r>
      <w:r>
        <w:t>.1.10</w:t>
      </w:r>
      <w:r w:rsidR="00FC31CD" w:rsidRPr="00FC31CD">
        <w:t>20</w:t>
      </w:r>
      <w:r>
        <w:t>.1.0(1)</w:t>
      </w:r>
    </w:p>
    <w:p w14:paraId="6FC164E2" w14:textId="08AEFA77" w:rsidR="004F16DC" w:rsidRPr="00C17D30" w:rsidRDefault="004F16DC" w:rsidP="004F16DC">
      <w:r>
        <w:t xml:space="preserve">Задание: </w:t>
      </w:r>
      <w:r w:rsidR="00FC31CD" w:rsidRPr="00FC31CD">
        <w:t>Что</w:t>
      </w:r>
      <w:r w:rsidR="004855E1">
        <w:t xml:space="preserve"> является</w:t>
      </w:r>
      <w:r w:rsidR="00FC31CD" w:rsidRPr="00FC31CD">
        <w:t xml:space="preserve"> объект</w:t>
      </w:r>
      <w:r w:rsidR="004855E1">
        <w:t>ом</w:t>
      </w:r>
      <w:r w:rsidR="00FC31CD" w:rsidRPr="00FC31CD">
        <w:t xml:space="preserve"> управлени</w:t>
      </w:r>
      <w:r w:rsidR="004855E1">
        <w:t>я</w:t>
      </w:r>
      <w:r>
        <w:t>?</w:t>
      </w:r>
    </w:p>
    <w:p w14:paraId="69483586" w14:textId="77777777" w:rsidR="004F16DC" w:rsidRDefault="004F16DC" w:rsidP="004F16DC">
      <w:r>
        <w:t>Ответы:</w:t>
      </w:r>
    </w:p>
    <w:p w14:paraId="123A469A" w14:textId="0B817D2C" w:rsidR="004F16DC" w:rsidRDefault="004855E1" w:rsidP="004855E1">
      <w:pPr>
        <w:pStyle w:val="a4"/>
        <w:numPr>
          <w:ilvl w:val="0"/>
          <w:numId w:val="1"/>
        </w:numPr>
      </w:pPr>
      <w:r>
        <w:t>Оборудование, которым управляют с помощью специальных технических средств</w:t>
      </w:r>
    </w:p>
    <w:p w14:paraId="60B32B27" w14:textId="03C3471E" w:rsidR="004F16DC" w:rsidRDefault="004855E1" w:rsidP="004855E1">
      <w:pPr>
        <w:pStyle w:val="a4"/>
        <w:numPr>
          <w:ilvl w:val="0"/>
          <w:numId w:val="1"/>
        </w:numPr>
      </w:pPr>
      <w:r>
        <w:t>Автоматическая система, построенная на основе принципа замкнутого управления</w:t>
      </w:r>
    </w:p>
    <w:p w14:paraId="548B739F" w14:textId="77777777" w:rsidR="004F16DC" w:rsidRDefault="004F16DC" w:rsidP="004F16DC">
      <w:r>
        <w:t>-------</w:t>
      </w:r>
    </w:p>
    <w:p w14:paraId="0F96BAEF" w14:textId="16E00C42" w:rsidR="004F16DC" w:rsidRDefault="004F16DC" w:rsidP="004F16DC">
      <w:r>
        <w:t>Правильный ответ</w:t>
      </w:r>
      <w:r w:rsidRPr="006E7128">
        <w:t>:</w:t>
      </w:r>
      <w:r>
        <w:t xml:space="preserve"> </w:t>
      </w:r>
      <w:r w:rsidR="004855E1" w:rsidRPr="004855E1">
        <w:t>Оборудование, которым управляют с помощью специальных технических средств</w:t>
      </w:r>
    </w:p>
    <w:p w14:paraId="248E1E52" w14:textId="77777777" w:rsidR="004F16DC" w:rsidRDefault="004F16DC" w:rsidP="004F16DC"/>
    <w:p w14:paraId="7B2DEBCE" w14:textId="4B36A819" w:rsidR="004F16DC" w:rsidRPr="00576721" w:rsidRDefault="004F16DC" w:rsidP="004F16DC">
      <w:r>
        <w:t>Номер: 12.1.</w:t>
      </w:r>
      <w:r w:rsidR="00012155">
        <w:t>2</w:t>
      </w:r>
      <w:r>
        <w:t>.1.10</w:t>
      </w:r>
      <w:r w:rsidR="006C6395" w:rsidRPr="00BD1BA0">
        <w:t>2</w:t>
      </w:r>
      <w:r w:rsidR="00FC31CD" w:rsidRPr="00BD1BA0">
        <w:t>1</w:t>
      </w:r>
      <w:r>
        <w:t>.1.0(1)</w:t>
      </w:r>
    </w:p>
    <w:p w14:paraId="2BBC2AA2" w14:textId="1461E2BF" w:rsidR="004F16DC" w:rsidRPr="00C17D30" w:rsidRDefault="004F16DC" w:rsidP="004F16DC">
      <w:r>
        <w:t xml:space="preserve">Задание: </w:t>
      </w:r>
      <w:r w:rsidR="00FC31CD" w:rsidRPr="00FC31CD">
        <w:t>Что такое задача управления</w:t>
      </w:r>
      <w:r>
        <w:t>?</w:t>
      </w:r>
    </w:p>
    <w:p w14:paraId="6CBC58CC" w14:textId="77777777" w:rsidR="004F16DC" w:rsidRDefault="004F16DC" w:rsidP="004F16DC">
      <w:r>
        <w:t>Ответы:</w:t>
      </w:r>
    </w:p>
    <w:p w14:paraId="238B5DBC" w14:textId="73722348" w:rsidR="004855E1" w:rsidRDefault="004855E1" w:rsidP="004855E1">
      <w:pPr>
        <w:pStyle w:val="a4"/>
        <w:numPr>
          <w:ilvl w:val="0"/>
          <w:numId w:val="1"/>
        </w:numPr>
      </w:pPr>
      <w:r>
        <w:t>Формирование такого закона изменения управляющего воздействия, при котором обеспечивается заданный алгоритм при наличии возмущающих воздействий</w:t>
      </w:r>
    </w:p>
    <w:p w14:paraId="055B1D6F" w14:textId="0077EE99" w:rsidR="004F16DC" w:rsidRDefault="004855E1" w:rsidP="004855E1">
      <w:pPr>
        <w:pStyle w:val="a4"/>
        <w:numPr>
          <w:ilvl w:val="0"/>
          <w:numId w:val="1"/>
        </w:numPr>
      </w:pPr>
      <w:r>
        <w:t>Это совокупность действий, направленных на достижение частной цели управления.</w:t>
      </w:r>
    </w:p>
    <w:p w14:paraId="1384D609" w14:textId="77777777" w:rsidR="004F16DC" w:rsidRDefault="004F16DC" w:rsidP="004F16DC">
      <w:r>
        <w:t>-------</w:t>
      </w:r>
    </w:p>
    <w:p w14:paraId="42EC15E1" w14:textId="2CA16AAC" w:rsidR="004F16DC" w:rsidRDefault="004F16DC" w:rsidP="004F16DC">
      <w:r>
        <w:t>Правильный ответ</w:t>
      </w:r>
      <w:r w:rsidRPr="006E7128">
        <w:t>:</w:t>
      </w:r>
      <w:r>
        <w:t xml:space="preserve"> </w:t>
      </w:r>
      <w:r w:rsidR="001E1C9A" w:rsidRPr="001E1C9A">
        <w:t>Формирование такого закона изменения управляющего воздействия, при котором обеспечивается заданный алгоритм при наличии возмущающих воздействий</w:t>
      </w:r>
    </w:p>
    <w:p w14:paraId="47AF5DE7" w14:textId="77777777" w:rsidR="001E1C9A" w:rsidRDefault="001E1C9A" w:rsidP="004F16DC"/>
    <w:p w14:paraId="761040E3" w14:textId="2494481C" w:rsidR="004F16DC" w:rsidRPr="00576721" w:rsidRDefault="004F16DC" w:rsidP="004F16DC">
      <w:r>
        <w:t>Номер: 12.1.</w:t>
      </w:r>
      <w:r w:rsidR="00012155">
        <w:t>2</w:t>
      </w:r>
      <w:r>
        <w:t>.1.10</w:t>
      </w:r>
      <w:r w:rsidR="006C6395" w:rsidRPr="00BD1BA0">
        <w:t>2</w:t>
      </w:r>
      <w:r w:rsidR="00BD1BA0" w:rsidRPr="00EF4EF1">
        <w:t>2</w:t>
      </w:r>
      <w:r>
        <w:t>.1.0(1)</w:t>
      </w:r>
    </w:p>
    <w:p w14:paraId="689630BC" w14:textId="1EA80BDE" w:rsidR="004F16DC" w:rsidRPr="00BD1BA0" w:rsidRDefault="004F16DC" w:rsidP="004F16DC">
      <w:r>
        <w:t xml:space="preserve">Задание: </w:t>
      </w:r>
      <w:r w:rsidR="00BD1BA0" w:rsidRPr="00BD1BA0">
        <w:t>Разновидности и свойства автоматической системы регулирования:</w:t>
      </w:r>
    </w:p>
    <w:p w14:paraId="64D88844" w14:textId="77777777" w:rsidR="004F16DC" w:rsidRDefault="004F16DC" w:rsidP="004F16DC">
      <w:r>
        <w:t>Ответы:</w:t>
      </w:r>
    </w:p>
    <w:p w14:paraId="61F08F17" w14:textId="77777777" w:rsidR="004F16DC" w:rsidRDefault="004F16DC" w:rsidP="004F16DC">
      <w:pPr>
        <w:pStyle w:val="a4"/>
        <w:numPr>
          <w:ilvl w:val="0"/>
          <w:numId w:val="1"/>
        </w:numPr>
      </w:pPr>
      <w:r>
        <w:t>Ф</w:t>
      </w:r>
      <w:r w:rsidRPr="00CB0EE4">
        <w:t>актор, изменяющи</w:t>
      </w:r>
      <w:r>
        <w:t>й</w:t>
      </w:r>
      <w:r w:rsidRPr="00CB0EE4">
        <w:t xml:space="preserve"> течение технологического процесса в объекте управления</w:t>
      </w:r>
    </w:p>
    <w:p w14:paraId="64AE3EE5" w14:textId="104B2C0D" w:rsidR="004F16DC" w:rsidRDefault="004F16DC" w:rsidP="004F16DC">
      <w:pPr>
        <w:pStyle w:val="a4"/>
        <w:numPr>
          <w:ilvl w:val="0"/>
          <w:numId w:val="1"/>
        </w:numPr>
      </w:pPr>
      <w:r>
        <w:t xml:space="preserve">Частный вид управления, когда задачей является только обеспечение постоянства какой-либо выходной величины </w:t>
      </w:r>
      <w:ins w:id="31" w:author="Баембитов Альберт Талгатович, тел. 86(717)3749" w:date="2022-11-23T13:41:00Z">
        <w:r w:rsidR="00F33899">
          <w:t>объекта управления</w:t>
        </w:r>
      </w:ins>
      <w:del w:id="32" w:author="Баембитов Альберт Талгатович, тел. 86(717)3749" w:date="2022-11-23T13:41:00Z">
        <w:r w:rsidDel="00F33899">
          <w:delText>ОУ</w:delText>
        </w:r>
      </w:del>
    </w:p>
    <w:p w14:paraId="0BAFB35B" w14:textId="77777777" w:rsidR="004F16DC" w:rsidRDefault="004F16DC" w:rsidP="004F16DC">
      <w:r>
        <w:t>-------</w:t>
      </w:r>
    </w:p>
    <w:p w14:paraId="4FF846C4" w14:textId="77777777" w:rsidR="004F16DC" w:rsidRDefault="004F16DC" w:rsidP="004F16DC">
      <w:r>
        <w:t>Правильный ответ</w:t>
      </w:r>
      <w:r w:rsidRPr="006E7128">
        <w:t>:</w:t>
      </w:r>
      <w:r>
        <w:t xml:space="preserve"> </w:t>
      </w:r>
      <w:r w:rsidRPr="00CB0EE4">
        <w:t>Фактор, изменяющий течение технологического процесса в объекте управления</w:t>
      </w:r>
    </w:p>
    <w:p w14:paraId="02BFA70C" w14:textId="77777777" w:rsidR="004F16DC" w:rsidRDefault="004F16DC" w:rsidP="004F16DC"/>
    <w:p w14:paraId="0D7822AC" w14:textId="5EC3E97B" w:rsidR="004F16DC" w:rsidRPr="00576721" w:rsidRDefault="004F16DC" w:rsidP="004F16DC">
      <w:r>
        <w:t>Номер: 12.</w:t>
      </w:r>
      <w:r w:rsidR="00BA3F73">
        <w:t>1</w:t>
      </w:r>
      <w:r>
        <w:t>.</w:t>
      </w:r>
      <w:r w:rsidR="00012155">
        <w:t>3</w:t>
      </w:r>
      <w:r>
        <w:t>.</w:t>
      </w:r>
      <w:r w:rsidR="00BA3F73">
        <w:t>2</w:t>
      </w:r>
      <w:r>
        <w:t>.10</w:t>
      </w:r>
      <w:r w:rsidR="006C6395" w:rsidRPr="00BD1BA0">
        <w:t>2</w:t>
      </w:r>
      <w:r w:rsidR="00BD1BA0" w:rsidRPr="00BD1BA0">
        <w:t>3</w:t>
      </w:r>
      <w:r>
        <w:t>.1.0(1)</w:t>
      </w:r>
    </w:p>
    <w:p w14:paraId="54D6D383" w14:textId="37F29F87" w:rsidR="004F16DC" w:rsidRPr="00C17D30" w:rsidRDefault="004F16DC" w:rsidP="004F16DC">
      <w:r>
        <w:t xml:space="preserve">Задание: </w:t>
      </w:r>
      <w:r w:rsidR="00BD1BA0">
        <w:t>Что такое з</w:t>
      </w:r>
      <w:r w:rsidR="00BD1BA0" w:rsidRPr="00BD1BA0">
        <w:t>акон регулирования</w:t>
      </w:r>
      <w:r>
        <w:t>?</w:t>
      </w:r>
    </w:p>
    <w:p w14:paraId="507D2DD1" w14:textId="77777777" w:rsidR="004F16DC" w:rsidRDefault="004F16DC" w:rsidP="004F16DC">
      <w:r>
        <w:t>Ответы:</w:t>
      </w:r>
    </w:p>
    <w:p w14:paraId="4D34418D" w14:textId="401BC0E8" w:rsidR="001E1C9A" w:rsidRDefault="001E1C9A" w:rsidP="001E1C9A">
      <w:pPr>
        <w:pStyle w:val="a4"/>
        <w:numPr>
          <w:ilvl w:val="0"/>
          <w:numId w:val="1"/>
        </w:numPr>
      </w:pPr>
      <w:r>
        <w:t>Математическая зависимость, по которой автоматическое управляющее устройство (АУУ) – регулятор воздействует на объект управления</w:t>
      </w:r>
    </w:p>
    <w:p w14:paraId="3A60AA9F" w14:textId="3B80A535" w:rsidR="004F16DC" w:rsidRDefault="00BA3F73" w:rsidP="00BA3F73">
      <w:pPr>
        <w:pStyle w:val="a4"/>
        <w:numPr>
          <w:ilvl w:val="0"/>
          <w:numId w:val="1"/>
        </w:numPr>
      </w:pPr>
      <w:r>
        <w:lastRenderedPageBreak/>
        <w:t xml:space="preserve">Зависимость изменения управляющего воздействия, при которой обеспечивается заданный алгоритм при наличии возмущающих воздействий </w:t>
      </w:r>
      <w:proofErr w:type="gramStart"/>
      <w:r>
        <w:t xml:space="preserve">на </w:t>
      </w:r>
      <w:ins w:id="33" w:author="Баембитов Альберт Талгатович, тел. 86(717)3749" w:date="2022-11-23T13:42:00Z">
        <w:r w:rsidR="00F33899">
          <w:t>объекта</w:t>
        </w:r>
        <w:proofErr w:type="gramEnd"/>
        <w:r w:rsidR="00F33899">
          <w:t xml:space="preserve"> управления</w:t>
        </w:r>
      </w:ins>
      <w:del w:id="34" w:author="Баембитов Альберт Талгатович, тел. 86(717)3749" w:date="2022-11-23T13:42:00Z">
        <w:r w:rsidR="004F16DC" w:rsidDel="00F33899">
          <w:delText>ОУ</w:delText>
        </w:r>
      </w:del>
    </w:p>
    <w:p w14:paraId="297E76A5" w14:textId="77777777" w:rsidR="004F16DC" w:rsidRDefault="004F16DC" w:rsidP="004F16DC">
      <w:r>
        <w:t>-------</w:t>
      </w:r>
    </w:p>
    <w:p w14:paraId="56C92CBE" w14:textId="28479843" w:rsidR="004F16DC" w:rsidRDefault="004F16DC" w:rsidP="004F16DC">
      <w:r>
        <w:t>Правильный ответ</w:t>
      </w:r>
      <w:r w:rsidRPr="006E7128">
        <w:t>:</w:t>
      </w:r>
      <w:r>
        <w:t xml:space="preserve"> </w:t>
      </w:r>
      <w:r w:rsidR="00BA3F73" w:rsidRPr="00BA3F73">
        <w:t>Математическая зависимость, по которой автоматическое управляющее устройство (АУУ) – регулятор воздействует на объект управления</w:t>
      </w:r>
    </w:p>
    <w:p w14:paraId="5DA91C67" w14:textId="77777777" w:rsidR="00BA3F73" w:rsidRDefault="00BA3F73" w:rsidP="004F16DC"/>
    <w:p w14:paraId="7EC655FA" w14:textId="7CF9545B" w:rsidR="004F16DC" w:rsidRPr="00576721" w:rsidRDefault="004F16DC" w:rsidP="004F16DC">
      <w:r>
        <w:t>Номер: 12.1.</w:t>
      </w:r>
      <w:r w:rsidR="00012155">
        <w:t>3</w:t>
      </w:r>
      <w:r>
        <w:t>.</w:t>
      </w:r>
      <w:r w:rsidR="00BA3F73">
        <w:t>2</w:t>
      </w:r>
      <w:r>
        <w:t>.10</w:t>
      </w:r>
      <w:r w:rsidR="006C6395" w:rsidRPr="00BA3F73">
        <w:t>2</w:t>
      </w:r>
      <w:r w:rsidR="00BD1BA0">
        <w:t>4</w:t>
      </w:r>
      <w:r>
        <w:t>.1.0(1)</w:t>
      </w:r>
    </w:p>
    <w:p w14:paraId="19DD59AC" w14:textId="0B7DD1C4" w:rsidR="004F16DC" w:rsidRPr="00C17D30" w:rsidRDefault="004F16DC" w:rsidP="004F16DC">
      <w:r>
        <w:t xml:space="preserve">Задание: </w:t>
      </w:r>
      <w:r w:rsidR="00BA3F73">
        <w:t>Что такое п</w:t>
      </w:r>
      <w:r w:rsidR="00BD1BA0">
        <w:t>ропорциональный закон регулирования</w:t>
      </w:r>
      <w:r w:rsidR="00BA3F73">
        <w:t>?</w:t>
      </w:r>
    </w:p>
    <w:p w14:paraId="5BC5ED14" w14:textId="77777777" w:rsidR="004F16DC" w:rsidRDefault="004F16DC" w:rsidP="004F16DC">
      <w:r>
        <w:t>Ответы:</w:t>
      </w:r>
    </w:p>
    <w:p w14:paraId="5325110D" w14:textId="2EB8B082" w:rsidR="004F16DC" w:rsidRDefault="00BA3F73" w:rsidP="00BA3F73">
      <w:pPr>
        <w:pStyle w:val="a4"/>
        <w:numPr>
          <w:ilvl w:val="0"/>
          <w:numId w:val="1"/>
        </w:numPr>
      </w:pPr>
      <w:r>
        <w:t>Это процесс регулирования, при котором относительное изменение регулирующего воздействия (выходного сигнала регулятора) пропорционально относительному отклонению регулируемой величины</w:t>
      </w:r>
    </w:p>
    <w:p w14:paraId="24F3C82B" w14:textId="50520566" w:rsidR="00BA3F73" w:rsidRDefault="00BA3F73" w:rsidP="00BA3F73">
      <w:pPr>
        <w:pStyle w:val="a4"/>
        <w:numPr>
          <w:ilvl w:val="0"/>
          <w:numId w:val="1"/>
        </w:numPr>
      </w:pPr>
      <w:r>
        <w:t>Это процесс регулирования, при котором относительное изменение регулирующего воздействия (выходного сигнала регулятора) не пропорционально относительному отклонению регулируемой величины</w:t>
      </w:r>
    </w:p>
    <w:p w14:paraId="755267EA" w14:textId="77777777" w:rsidR="004F16DC" w:rsidRDefault="004F16DC" w:rsidP="004F16DC">
      <w:r>
        <w:t>-------</w:t>
      </w:r>
    </w:p>
    <w:p w14:paraId="2EB2BC4F" w14:textId="237FD7A0" w:rsidR="004F16DC" w:rsidRDefault="004F16DC" w:rsidP="004F16DC">
      <w:r>
        <w:t>Правильный ответ</w:t>
      </w:r>
      <w:r w:rsidRPr="006E7128">
        <w:t>:</w:t>
      </w:r>
      <w:r>
        <w:t xml:space="preserve"> </w:t>
      </w:r>
      <w:r w:rsidR="00BA3F73" w:rsidRPr="00BA3F73">
        <w:t>Это процесс регулирования, при котором относительное изменение регулирующего воздействия (выходного сигнала регулятора) пропорционально относительному отклонению регулируемой величины</w:t>
      </w:r>
    </w:p>
    <w:p w14:paraId="625FF8FC" w14:textId="77777777" w:rsidR="00BA3F73" w:rsidRDefault="00BA3F73" w:rsidP="004F16DC"/>
    <w:p w14:paraId="19EEE670" w14:textId="45EB309A" w:rsidR="004F16DC" w:rsidRPr="00576721" w:rsidRDefault="004F16DC" w:rsidP="004F16DC">
      <w:r>
        <w:t>Номер: 12.1.</w:t>
      </w:r>
      <w:r w:rsidR="00012155">
        <w:t>3</w:t>
      </w:r>
      <w:r>
        <w:t>.1.10</w:t>
      </w:r>
      <w:r w:rsidR="006C6395" w:rsidRPr="00BD1BA0">
        <w:t>2</w:t>
      </w:r>
      <w:r w:rsidR="00BD1BA0">
        <w:t>5</w:t>
      </w:r>
      <w:r>
        <w:t>.1.0(1)</w:t>
      </w:r>
    </w:p>
    <w:p w14:paraId="7D0B11F4" w14:textId="4961D591" w:rsidR="004F16DC" w:rsidRPr="00C17D30" w:rsidRDefault="004F16DC" w:rsidP="004F16DC">
      <w:r>
        <w:t xml:space="preserve">Задание: </w:t>
      </w:r>
      <w:r w:rsidR="00BD1BA0" w:rsidRPr="00BD1BA0">
        <w:t>Что такое П-регулирование</w:t>
      </w:r>
      <w:r>
        <w:t>?</w:t>
      </w:r>
    </w:p>
    <w:p w14:paraId="2CBCB17B" w14:textId="77777777" w:rsidR="004F16DC" w:rsidRDefault="004F16DC" w:rsidP="004F16DC">
      <w:r>
        <w:t>Ответы:</w:t>
      </w:r>
    </w:p>
    <w:p w14:paraId="0472B9AF" w14:textId="767F2499" w:rsidR="00BA3F73" w:rsidRDefault="00BA3F73" w:rsidP="00BA3F73">
      <w:pPr>
        <w:pStyle w:val="a4"/>
        <w:numPr>
          <w:ilvl w:val="0"/>
          <w:numId w:val="1"/>
        </w:numPr>
      </w:pPr>
      <w:r>
        <w:t>Это способ регулирования, основанный на законе пропорционального регулирования, при котором характеристики выходного сигнала пропорциональны характеристикам входного сигнала</w:t>
      </w:r>
    </w:p>
    <w:p w14:paraId="06B09087" w14:textId="0937B3FB" w:rsidR="00BA3F73" w:rsidRDefault="00BA3F73" w:rsidP="00BA3F73">
      <w:pPr>
        <w:pStyle w:val="a4"/>
        <w:numPr>
          <w:ilvl w:val="0"/>
          <w:numId w:val="1"/>
        </w:numPr>
      </w:pPr>
      <w:r>
        <w:t>Это процесс регулирования, при котором относительное изменение регулирующего воздействия (выходного сигнала регулятора) пропорционально относительному отклонению регулируемой величины</w:t>
      </w:r>
    </w:p>
    <w:p w14:paraId="7F92D324" w14:textId="2C5652BB" w:rsidR="004F16DC" w:rsidRDefault="004F16DC" w:rsidP="00BA3F73">
      <w:r>
        <w:t>-------</w:t>
      </w:r>
    </w:p>
    <w:p w14:paraId="6225BEAA" w14:textId="319DC711" w:rsidR="004F16DC" w:rsidRDefault="004F16DC" w:rsidP="004F16DC">
      <w:r>
        <w:t>Правильный ответ</w:t>
      </w:r>
      <w:r w:rsidRPr="006E7128">
        <w:t>:</w:t>
      </w:r>
      <w:r>
        <w:t xml:space="preserve"> </w:t>
      </w:r>
      <w:r w:rsidR="00BA3F73" w:rsidRPr="00BA3F73">
        <w:t>Это способ регулирования, основанный на законе пропорционального регулирования, при котором характеристики выходного сигнала пропорциональны характеристикам входного сигнала</w:t>
      </w:r>
    </w:p>
    <w:p w14:paraId="0CEA9A64" w14:textId="77777777" w:rsidR="00BA3F73" w:rsidRDefault="00BA3F73" w:rsidP="004F16DC"/>
    <w:p w14:paraId="5D10741F" w14:textId="259B4CE4" w:rsidR="004F16DC" w:rsidRPr="00576721" w:rsidRDefault="004F16DC" w:rsidP="004F16DC">
      <w:r>
        <w:t>Номер: 12.1.</w:t>
      </w:r>
      <w:r w:rsidR="00012155">
        <w:t>3</w:t>
      </w:r>
      <w:r>
        <w:t>.1.10</w:t>
      </w:r>
      <w:r w:rsidR="006C6395" w:rsidRPr="00BD1BA0">
        <w:t>2</w:t>
      </w:r>
      <w:r w:rsidR="00BD1BA0">
        <w:t>6</w:t>
      </w:r>
      <w:r>
        <w:t>.1.0(1)</w:t>
      </w:r>
    </w:p>
    <w:p w14:paraId="5B43A679" w14:textId="3F239835" w:rsidR="004F16DC" w:rsidRPr="00C17D30" w:rsidRDefault="004F16DC" w:rsidP="004F16DC">
      <w:r>
        <w:t xml:space="preserve">Задание: </w:t>
      </w:r>
      <w:r w:rsidR="00BD1BA0" w:rsidRPr="00BD1BA0">
        <w:t>Что такое ПИ-регулятор</w:t>
      </w:r>
      <w:r>
        <w:t>?</w:t>
      </w:r>
    </w:p>
    <w:p w14:paraId="4D56484C" w14:textId="77777777" w:rsidR="004F16DC" w:rsidRDefault="004F16DC" w:rsidP="004F16DC">
      <w:r>
        <w:t>Ответы:</w:t>
      </w:r>
    </w:p>
    <w:p w14:paraId="02206B5F" w14:textId="398049F6" w:rsidR="004F16DC" w:rsidRDefault="00BA3F73" w:rsidP="00BA3F73">
      <w:pPr>
        <w:pStyle w:val="a4"/>
        <w:numPr>
          <w:ilvl w:val="0"/>
          <w:numId w:val="1"/>
        </w:numPr>
      </w:pPr>
      <w:r>
        <w:t>Пропорционально – интегральный регулятор (ПИ – регулятор) представляет собой совокупность пропорционального и интегрального регуляторов</w:t>
      </w:r>
    </w:p>
    <w:p w14:paraId="3666E5DE" w14:textId="0113A518" w:rsidR="004F16DC" w:rsidRDefault="00BA3F73" w:rsidP="00BA3F73">
      <w:pPr>
        <w:pStyle w:val="a4"/>
        <w:numPr>
          <w:ilvl w:val="0"/>
          <w:numId w:val="1"/>
        </w:numPr>
      </w:pPr>
      <w:r>
        <w:t>Прибор, встроенный в управляющий контур, с обязательной обратной связью. Он предназначен для поддержания установленных уровней задаваемых величин</w:t>
      </w:r>
      <w:r>
        <w:cr/>
      </w:r>
      <w:r w:rsidR="004F16DC">
        <w:t>-------</w:t>
      </w:r>
    </w:p>
    <w:p w14:paraId="5D03F683" w14:textId="34D6FDED" w:rsidR="004F16DC" w:rsidRDefault="004F16DC" w:rsidP="004F16DC">
      <w:r>
        <w:t>Правильный ответ</w:t>
      </w:r>
      <w:r w:rsidRPr="006E7128">
        <w:t>:</w:t>
      </w:r>
      <w:r>
        <w:t xml:space="preserve"> </w:t>
      </w:r>
      <w:r w:rsidR="00BA3F73" w:rsidRPr="00BA3F73">
        <w:t>Пропорционально – интегральный регулятор (ПИ – регулятор) представляет собой совокупность пропорционального и интегрального регуляторов</w:t>
      </w:r>
    </w:p>
    <w:p w14:paraId="36D8473D" w14:textId="77777777" w:rsidR="00BA3F73" w:rsidRDefault="00BA3F73" w:rsidP="004F16DC"/>
    <w:p w14:paraId="7C14DAED" w14:textId="54261C99" w:rsidR="004F16DC" w:rsidRPr="00576721" w:rsidRDefault="004F16DC" w:rsidP="004F16DC">
      <w:r>
        <w:t>Номер: 12.1.</w:t>
      </w:r>
      <w:r w:rsidR="00012155">
        <w:t>3</w:t>
      </w:r>
      <w:r>
        <w:t>.1.10</w:t>
      </w:r>
      <w:r w:rsidR="006C6395" w:rsidRPr="00BD1BA0">
        <w:t>2</w:t>
      </w:r>
      <w:r w:rsidR="00BD1BA0">
        <w:t>7</w:t>
      </w:r>
      <w:r>
        <w:t>.1.0(1)</w:t>
      </w:r>
    </w:p>
    <w:p w14:paraId="471FA00C" w14:textId="50B5F88F" w:rsidR="004F16DC" w:rsidRPr="00C17D30" w:rsidRDefault="004F16DC" w:rsidP="004F16DC">
      <w:r>
        <w:t xml:space="preserve">Задание: </w:t>
      </w:r>
      <w:r w:rsidR="00BD1BA0" w:rsidRPr="00BD1BA0">
        <w:t>Что такое ПИД-регулятор</w:t>
      </w:r>
      <w:r>
        <w:t>?</w:t>
      </w:r>
    </w:p>
    <w:p w14:paraId="234BC035" w14:textId="77777777" w:rsidR="004F16DC" w:rsidRDefault="004F16DC" w:rsidP="004F16DC">
      <w:r>
        <w:t>Ответы:</w:t>
      </w:r>
    </w:p>
    <w:p w14:paraId="169F8AF9" w14:textId="77777777" w:rsidR="00BA3F73" w:rsidRDefault="00BA3F73" w:rsidP="00BA3F73">
      <w:pPr>
        <w:pStyle w:val="a4"/>
        <w:numPr>
          <w:ilvl w:val="0"/>
          <w:numId w:val="1"/>
        </w:numPr>
      </w:pPr>
      <w:r>
        <w:t>Прибор, встроенный в управляющий контур, с обязательной обратной связью. Он предназначен для поддержания установленных уровней задаваемых величин</w:t>
      </w:r>
    </w:p>
    <w:p w14:paraId="5103C7A3" w14:textId="54035692" w:rsidR="00BA3F73" w:rsidRDefault="00BA3F73" w:rsidP="00BA3F73">
      <w:pPr>
        <w:pStyle w:val="a4"/>
        <w:numPr>
          <w:ilvl w:val="0"/>
          <w:numId w:val="1"/>
        </w:numPr>
      </w:pPr>
      <w:commentRangeStart w:id="35"/>
      <w:commentRangeStart w:id="36"/>
      <w:del w:id="37" w:author="Фанур А Баязитов" w:date="2022-11-23T16:00:00Z">
        <w:r w:rsidDel="00093DCB">
          <w:lastRenderedPageBreak/>
          <w:delText>Пропорционально – интегральный регулятор (ПИ – регулятор) представляет</w:delText>
        </w:r>
      </w:del>
      <w:ins w:id="38" w:author="Фанур А Баязитов" w:date="2022-11-23T16:00:00Z">
        <w:r w:rsidR="00093DCB">
          <w:t xml:space="preserve"> Прибор, представляющий</w:t>
        </w:r>
      </w:ins>
      <w:r>
        <w:t xml:space="preserve"> собой совокупность пропорционального и интегрального регуляторов</w:t>
      </w:r>
      <w:commentRangeEnd w:id="35"/>
      <w:r w:rsidR="00F33899">
        <w:rPr>
          <w:rStyle w:val="a7"/>
        </w:rPr>
        <w:commentReference w:id="35"/>
      </w:r>
      <w:commentRangeEnd w:id="36"/>
      <w:r w:rsidR="003149BB">
        <w:rPr>
          <w:rStyle w:val="a7"/>
        </w:rPr>
        <w:commentReference w:id="36"/>
      </w:r>
    </w:p>
    <w:p w14:paraId="71AFE25F" w14:textId="77777777" w:rsidR="004F16DC" w:rsidRDefault="004F16DC" w:rsidP="004F16DC">
      <w:r>
        <w:t>-------</w:t>
      </w:r>
    </w:p>
    <w:p w14:paraId="16BD8A46" w14:textId="3205EA2E" w:rsidR="007376AF" w:rsidRDefault="004F16DC" w:rsidP="00A05CDC">
      <w:r>
        <w:t>Правильный ответ</w:t>
      </w:r>
      <w:r w:rsidRPr="006E7128">
        <w:t>:</w:t>
      </w:r>
      <w:r>
        <w:t xml:space="preserve"> </w:t>
      </w:r>
      <w:r w:rsidR="00BA3F73" w:rsidRPr="00BA3F73">
        <w:t>Прибор, встроенный в управляющий контур, с обязательной обратной связью. Он предназначен для поддержания установленных уровней задаваемых величин</w:t>
      </w:r>
    </w:p>
    <w:p w14:paraId="27F5ACC5" w14:textId="4A78E47B" w:rsidR="0017402F" w:rsidRDefault="0017402F" w:rsidP="00A05CDC"/>
    <w:p w14:paraId="7180DA6C" w14:textId="626043D3" w:rsidR="00F6454B" w:rsidRPr="00576721" w:rsidRDefault="00F6454B" w:rsidP="00F6454B">
      <w:r>
        <w:t>Номер: 12.1.</w:t>
      </w:r>
      <w:r w:rsidR="00012155">
        <w:t>3</w:t>
      </w:r>
      <w:r>
        <w:t>.2.10</w:t>
      </w:r>
      <w:r w:rsidRPr="00BD1BA0">
        <w:t>2</w:t>
      </w:r>
      <w:r>
        <w:t>8.2.0(1)</w:t>
      </w:r>
    </w:p>
    <w:p w14:paraId="774865DB" w14:textId="7031C9C7" w:rsidR="00F6454B" w:rsidRPr="00C17D30" w:rsidRDefault="00F6454B" w:rsidP="00F6454B">
      <w:r>
        <w:t xml:space="preserve">Задание: </w:t>
      </w:r>
      <w:r w:rsidRPr="00BD1BA0">
        <w:t xml:space="preserve">Что </w:t>
      </w:r>
      <w:r>
        <w:t>не является преимуществом автоматизации?</w:t>
      </w:r>
    </w:p>
    <w:p w14:paraId="2F786FE1" w14:textId="77777777" w:rsidR="00F6454B" w:rsidRDefault="00F6454B" w:rsidP="00F6454B">
      <w:r>
        <w:t>Ответы:</w:t>
      </w:r>
    </w:p>
    <w:p w14:paraId="3A68E52D" w14:textId="1051BFA5" w:rsidR="00F6454B" w:rsidRDefault="00F6454B" w:rsidP="00F6454B">
      <w:pPr>
        <w:pStyle w:val="a4"/>
        <w:numPr>
          <w:ilvl w:val="0"/>
          <w:numId w:val="1"/>
        </w:numPr>
      </w:pPr>
      <w:r>
        <w:t>сохранение точности и стабильности выполняемых операций</w:t>
      </w:r>
    </w:p>
    <w:p w14:paraId="652CD267" w14:textId="7AAB81F4" w:rsidR="00F6454B" w:rsidRDefault="00F6454B" w:rsidP="00F6454B">
      <w:pPr>
        <w:pStyle w:val="a4"/>
        <w:numPr>
          <w:ilvl w:val="0"/>
          <w:numId w:val="1"/>
        </w:numPr>
      </w:pPr>
      <w:r w:rsidRPr="00F6454B">
        <w:t>повышение производительности</w:t>
      </w:r>
    </w:p>
    <w:p w14:paraId="20A57018" w14:textId="7AF00ED2" w:rsidR="00F6454B" w:rsidRDefault="004F2614" w:rsidP="00F6454B">
      <w:pPr>
        <w:pStyle w:val="a4"/>
        <w:numPr>
          <w:ilvl w:val="0"/>
          <w:numId w:val="1"/>
        </w:numPr>
      </w:pPr>
      <w:r>
        <w:t>повышение безопасности выполнения операций</w:t>
      </w:r>
    </w:p>
    <w:p w14:paraId="03909835" w14:textId="77777777" w:rsidR="00F6454B" w:rsidRDefault="00F6454B" w:rsidP="00F6454B">
      <w:r>
        <w:t>-------</w:t>
      </w:r>
    </w:p>
    <w:p w14:paraId="5D2BD41D" w14:textId="091FADAC" w:rsidR="00F6454B" w:rsidRDefault="00F6454B" w:rsidP="00F6454B">
      <w:r>
        <w:t>Правильный ответ</w:t>
      </w:r>
      <w:r w:rsidRPr="006E7128">
        <w:t>:</w:t>
      </w:r>
      <w:r>
        <w:t xml:space="preserve"> </w:t>
      </w:r>
      <w:r w:rsidR="004F2614" w:rsidRPr="004F2614">
        <w:t>сохранение точности и стабильности выполняемых операций</w:t>
      </w:r>
    </w:p>
    <w:p w14:paraId="1AE22A63" w14:textId="1DDEFD54" w:rsidR="00F6454B" w:rsidRDefault="00F6454B" w:rsidP="00A05CDC"/>
    <w:p w14:paraId="5B9D01BE" w14:textId="603CC548" w:rsidR="00D4119E" w:rsidRPr="00576721" w:rsidRDefault="00D4119E" w:rsidP="00D4119E">
      <w:r>
        <w:t>Номер: 12.1.</w:t>
      </w:r>
      <w:r w:rsidR="00012155">
        <w:t>3</w:t>
      </w:r>
      <w:r>
        <w:t>.3.10</w:t>
      </w:r>
      <w:r w:rsidRPr="00BD1BA0">
        <w:t>2</w:t>
      </w:r>
      <w:r>
        <w:t>9.3.0(1)</w:t>
      </w:r>
    </w:p>
    <w:p w14:paraId="3158AE37" w14:textId="2ADB85C4" w:rsidR="00D4119E" w:rsidRPr="00C17D30" w:rsidRDefault="00D4119E" w:rsidP="00D4119E">
      <w:r>
        <w:t>Задание: В _____ системе управления автоматизирована только часть операций.</w:t>
      </w:r>
    </w:p>
    <w:p w14:paraId="322045CE" w14:textId="77777777" w:rsidR="00D4119E" w:rsidRDefault="00D4119E" w:rsidP="00D4119E">
      <w:r>
        <w:t>Ответы:</w:t>
      </w:r>
    </w:p>
    <w:p w14:paraId="28CB4B02" w14:textId="33B60E38" w:rsidR="00D4119E" w:rsidRDefault="00D4119E" w:rsidP="00D4119E">
      <w:pPr>
        <w:pStyle w:val="a4"/>
        <w:numPr>
          <w:ilvl w:val="0"/>
          <w:numId w:val="1"/>
        </w:numPr>
      </w:pPr>
      <w:r>
        <w:t>автоматизированной</w:t>
      </w:r>
    </w:p>
    <w:p w14:paraId="1A0950AA" w14:textId="77777777" w:rsidR="00D4119E" w:rsidRDefault="00D4119E" w:rsidP="00D4119E">
      <w:r>
        <w:t>-------</w:t>
      </w:r>
    </w:p>
    <w:p w14:paraId="0EA9480D" w14:textId="6AE3EE5E" w:rsidR="00D4119E" w:rsidRDefault="00D4119E" w:rsidP="00A05CDC">
      <w:r w:rsidRPr="00D4119E">
        <w:t>Для данного задания правильным ответом будет текст «автоматизированной», введенный в специальное пол</w:t>
      </w:r>
      <w:r>
        <w:t>е</w:t>
      </w:r>
    </w:p>
    <w:p w14:paraId="6CCCF1A3" w14:textId="507911BB" w:rsidR="00D4119E" w:rsidRDefault="00D4119E" w:rsidP="00A05CDC"/>
    <w:p w14:paraId="4A82108C" w14:textId="5D428AE2" w:rsidR="00D4119E" w:rsidRPr="00576721" w:rsidRDefault="00D4119E" w:rsidP="00D4119E">
      <w:r>
        <w:t>Номер: 12.1.</w:t>
      </w:r>
      <w:r w:rsidR="00012155">
        <w:t>3</w:t>
      </w:r>
      <w:r>
        <w:t>.3.1030.3.0(1)</w:t>
      </w:r>
    </w:p>
    <w:p w14:paraId="7AC1B6AE" w14:textId="0ACC16CF" w:rsidR="00D4119E" w:rsidRPr="00C17D30" w:rsidRDefault="00D4119E" w:rsidP="00D4119E">
      <w:r>
        <w:t>Задание: В _____ системе управления все рабочие операции и операции управления выполняют автоматические устройства.</w:t>
      </w:r>
    </w:p>
    <w:p w14:paraId="748A19A8" w14:textId="77777777" w:rsidR="00D4119E" w:rsidRDefault="00D4119E" w:rsidP="00D4119E">
      <w:r>
        <w:t>Ответы:</w:t>
      </w:r>
    </w:p>
    <w:p w14:paraId="71074A53" w14:textId="520884AA" w:rsidR="00D4119E" w:rsidRDefault="00D4119E" w:rsidP="00D4119E">
      <w:pPr>
        <w:pStyle w:val="a4"/>
        <w:numPr>
          <w:ilvl w:val="0"/>
          <w:numId w:val="1"/>
        </w:numPr>
      </w:pPr>
      <w:r>
        <w:t>автоматической</w:t>
      </w:r>
    </w:p>
    <w:p w14:paraId="3FBB3B94" w14:textId="77777777" w:rsidR="00D4119E" w:rsidRDefault="00D4119E" w:rsidP="00D4119E">
      <w:r>
        <w:t>-------</w:t>
      </w:r>
    </w:p>
    <w:p w14:paraId="0CE96620" w14:textId="06317204" w:rsidR="00D4119E" w:rsidRDefault="00D4119E" w:rsidP="00D4119E">
      <w:r w:rsidRPr="00D4119E">
        <w:t>Для данного задания правильным ответом будет текст «</w:t>
      </w:r>
      <w:r>
        <w:t>автоматической</w:t>
      </w:r>
      <w:r w:rsidRPr="00D4119E">
        <w:t>», введенный в специальное пол</w:t>
      </w:r>
      <w:r>
        <w:t>е</w:t>
      </w:r>
    </w:p>
    <w:p w14:paraId="4FAA1204" w14:textId="77777777" w:rsidR="00D4119E" w:rsidRDefault="00D4119E" w:rsidP="00A05CDC"/>
    <w:p w14:paraId="05EC70D4" w14:textId="7FA3145A" w:rsidR="0017402F" w:rsidRPr="00576721" w:rsidRDefault="0017402F" w:rsidP="0017402F">
      <w:r>
        <w:t>Номер: 12.</w:t>
      </w:r>
      <w:r w:rsidR="00C36ACA">
        <w:t>2</w:t>
      </w:r>
      <w:r>
        <w:t>.</w:t>
      </w:r>
      <w:r w:rsidR="00012155">
        <w:t>2</w:t>
      </w:r>
      <w:r>
        <w:t>.</w:t>
      </w:r>
      <w:r w:rsidR="001F5E91">
        <w:t>2</w:t>
      </w:r>
      <w:r>
        <w:t>.10</w:t>
      </w:r>
      <w:r w:rsidR="00C36ACA" w:rsidRPr="00C36ACA">
        <w:t>01</w:t>
      </w:r>
      <w:r>
        <w:t>.</w:t>
      </w:r>
      <w:r w:rsidR="00D21F71">
        <w:t>2</w:t>
      </w:r>
      <w:r>
        <w:t>.0(1)</w:t>
      </w:r>
    </w:p>
    <w:p w14:paraId="5AB12365" w14:textId="0E30245B" w:rsidR="0017402F" w:rsidRPr="00C36ACA" w:rsidRDefault="0017402F" w:rsidP="0017402F">
      <w:r>
        <w:t>Задание:</w:t>
      </w:r>
      <w:r w:rsidR="00C36ACA" w:rsidRPr="00C36ACA">
        <w:t xml:space="preserve"> </w:t>
      </w:r>
      <w:r w:rsidR="001F5E91">
        <w:t xml:space="preserve">Что не входит в этапы </w:t>
      </w:r>
      <w:r w:rsidR="00C36ACA">
        <w:t>проектирования</w:t>
      </w:r>
      <w:r w:rsidR="00C36ACA" w:rsidRPr="00C36ACA">
        <w:t xml:space="preserve"> </w:t>
      </w:r>
      <w:r w:rsidR="00C36ACA">
        <w:t>АСУТП</w:t>
      </w:r>
    </w:p>
    <w:p w14:paraId="58A7C43D" w14:textId="77777777" w:rsidR="0017402F" w:rsidRDefault="0017402F" w:rsidP="0017402F">
      <w:r>
        <w:t>Ответы:</w:t>
      </w:r>
    </w:p>
    <w:p w14:paraId="35515BEF" w14:textId="2CBC94D8" w:rsidR="00B70425" w:rsidRDefault="00B70425" w:rsidP="00B70425">
      <w:pPr>
        <w:pStyle w:val="a4"/>
        <w:numPr>
          <w:ilvl w:val="0"/>
          <w:numId w:val="1"/>
        </w:numPr>
      </w:pPr>
      <w:r>
        <w:t>ОКВЭД</w:t>
      </w:r>
    </w:p>
    <w:p w14:paraId="37203D3D" w14:textId="3C9182BD" w:rsidR="0017402F" w:rsidRDefault="00B70425" w:rsidP="0017402F">
      <w:pPr>
        <w:pStyle w:val="a4"/>
        <w:numPr>
          <w:ilvl w:val="0"/>
          <w:numId w:val="1"/>
        </w:numPr>
      </w:pPr>
      <w:r>
        <w:t>ТЭО</w:t>
      </w:r>
    </w:p>
    <w:p w14:paraId="4240E5A6" w14:textId="0DF45D5D" w:rsidR="00B70425" w:rsidRDefault="00B70425" w:rsidP="0017402F">
      <w:pPr>
        <w:pStyle w:val="a4"/>
        <w:numPr>
          <w:ilvl w:val="0"/>
          <w:numId w:val="1"/>
        </w:numPr>
      </w:pPr>
      <w:r>
        <w:t>ТЗ</w:t>
      </w:r>
    </w:p>
    <w:p w14:paraId="72AE6D88" w14:textId="6F76E439" w:rsidR="00B70425" w:rsidRDefault="00B70425" w:rsidP="0017402F">
      <w:pPr>
        <w:pStyle w:val="a4"/>
        <w:numPr>
          <w:ilvl w:val="0"/>
          <w:numId w:val="1"/>
        </w:numPr>
      </w:pPr>
      <w:r>
        <w:t>ТП</w:t>
      </w:r>
    </w:p>
    <w:p w14:paraId="3F1E5D90" w14:textId="24DEE465" w:rsidR="00B70425" w:rsidRDefault="00B70425" w:rsidP="0017402F">
      <w:pPr>
        <w:pStyle w:val="a4"/>
        <w:numPr>
          <w:ilvl w:val="0"/>
          <w:numId w:val="1"/>
        </w:numPr>
      </w:pPr>
      <w:r>
        <w:t>РД</w:t>
      </w:r>
    </w:p>
    <w:p w14:paraId="4E47DA79" w14:textId="77777777" w:rsidR="0017402F" w:rsidRDefault="0017402F" w:rsidP="0017402F">
      <w:r>
        <w:t>-------</w:t>
      </w:r>
    </w:p>
    <w:p w14:paraId="35953417" w14:textId="50BBCE1B" w:rsidR="0017402F" w:rsidRDefault="0017402F" w:rsidP="0017402F">
      <w:r>
        <w:t>Правильный ответ</w:t>
      </w:r>
      <w:r w:rsidRPr="006E7128">
        <w:t>:</w:t>
      </w:r>
      <w:r>
        <w:t xml:space="preserve"> </w:t>
      </w:r>
      <w:r w:rsidR="00B70425" w:rsidRPr="00B70425">
        <w:t>ОКВЭД</w:t>
      </w:r>
    </w:p>
    <w:p w14:paraId="7FC6F4A3" w14:textId="483CBB4A" w:rsidR="00C36ACA" w:rsidRDefault="00C36ACA" w:rsidP="00A05CDC"/>
    <w:p w14:paraId="149FDDB7" w14:textId="6BA6020F" w:rsidR="00C36ACA" w:rsidRPr="00576721" w:rsidRDefault="00C36ACA" w:rsidP="00C36ACA">
      <w:r>
        <w:t>Номер: 12.2.</w:t>
      </w:r>
      <w:r w:rsidR="00012155">
        <w:t>2</w:t>
      </w:r>
      <w:r>
        <w:t>.1.10</w:t>
      </w:r>
      <w:r w:rsidRPr="00C36ACA">
        <w:t>0</w:t>
      </w:r>
      <w:r>
        <w:t>2.1.0(1)</w:t>
      </w:r>
    </w:p>
    <w:p w14:paraId="54097E76" w14:textId="19FDFD4C" w:rsidR="00C36ACA" w:rsidRPr="00C36ACA" w:rsidRDefault="00C36ACA" w:rsidP="00C36ACA">
      <w:r>
        <w:t>Задание:</w:t>
      </w:r>
      <w:r w:rsidRPr="00C36ACA">
        <w:t xml:space="preserve"> Что такое ТЭО</w:t>
      </w:r>
      <w:r>
        <w:t>?</w:t>
      </w:r>
    </w:p>
    <w:p w14:paraId="0B454B90" w14:textId="77777777" w:rsidR="00C36ACA" w:rsidRDefault="00C36ACA" w:rsidP="00C36ACA">
      <w:r>
        <w:t>Ответы:</w:t>
      </w:r>
    </w:p>
    <w:p w14:paraId="7C708CDB" w14:textId="410D5F4F" w:rsidR="00C36ACA" w:rsidRDefault="00D21F71" w:rsidP="00D21F71">
      <w:pPr>
        <w:pStyle w:val="a4"/>
        <w:numPr>
          <w:ilvl w:val="0"/>
          <w:numId w:val="1"/>
        </w:numPr>
      </w:pPr>
      <w:r>
        <w:t>Обоснование экономической целесообразности и технической возможности создания системы</w:t>
      </w:r>
    </w:p>
    <w:p w14:paraId="390E3929" w14:textId="0D9AA3BB" w:rsidR="00D21F71" w:rsidRDefault="00D21F71" w:rsidP="00D21F71">
      <w:pPr>
        <w:pStyle w:val="a4"/>
        <w:numPr>
          <w:ilvl w:val="0"/>
          <w:numId w:val="1"/>
        </w:numPr>
      </w:pPr>
      <w:r>
        <w:t>О</w:t>
      </w:r>
      <w:r w:rsidRPr="00D21F71">
        <w:t>пределение требований к системе и порядка ее создания</w:t>
      </w:r>
    </w:p>
    <w:p w14:paraId="0087EA6B" w14:textId="22820F55" w:rsidR="00D21F71" w:rsidRDefault="00D21F71" w:rsidP="00D21F71">
      <w:pPr>
        <w:pStyle w:val="a4"/>
        <w:numPr>
          <w:ilvl w:val="0"/>
          <w:numId w:val="1"/>
        </w:numPr>
      </w:pPr>
      <w:r>
        <w:lastRenderedPageBreak/>
        <w:t>Принятие общих проектных решений по составу, структуре и функционированию системы</w:t>
      </w:r>
    </w:p>
    <w:p w14:paraId="729303F2" w14:textId="7001DA51" w:rsidR="00D21F71" w:rsidRDefault="00D21F71" w:rsidP="00D21F71">
      <w:pPr>
        <w:pStyle w:val="a4"/>
        <w:numPr>
          <w:ilvl w:val="0"/>
          <w:numId w:val="1"/>
        </w:numPr>
      </w:pPr>
      <w:r>
        <w:t>Д</w:t>
      </w:r>
      <w:r w:rsidRPr="00D21F71">
        <w:t>етализация проектных решений</w:t>
      </w:r>
      <w:r w:rsidR="00B65970">
        <w:t xml:space="preserve"> принятых на стадии ТП</w:t>
      </w:r>
    </w:p>
    <w:p w14:paraId="04D89A95" w14:textId="77777777" w:rsidR="00C36ACA" w:rsidRDefault="00C36ACA" w:rsidP="00C36ACA">
      <w:r>
        <w:t>-------</w:t>
      </w:r>
    </w:p>
    <w:p w14:paraId="04AF04B3" w14:textId="65206681" w:rsidR="00C36ACA" w:rsidRDefault="00C36ACA" w:rsidP="00C36ACA">
      <w:r>
        <w:t>Правильный ответ</w:t>
      </w:r>
      <w:r w:rsidRPr="006E7128">
        <w:t>:</w:t>
      </w:r>
      <w:r>
        <w:t xml:space="preserve"> </w:t>
      </w:r>
      <w:r w:rsidR="00D21F71" w:rsidRPr="00D21F71">
        <w:t>Обоснование экономической целесообразности и технической возможности создания системы</w:t>
      </w:r>
    </w:p>
    <w:p w14:paraId="5CE9E916" w14:textId="62814ED1" w:rsidR="00C36ACA" w:rsidRDefault="00C36ACA" w:rsidP="00A05CDC"/>
    <w:p w14:paraId="0C79E26D" w14:textId="40FEA57D" w:rsidR="00C36ACA" w:rsidRPr="00576721" w:rsidRDefault="00C36ACA" w:rsidP="00C36ACA">
      <w:r>
        <w:t>Номер: 12.2.</w:t>
      </w:r>
      <w:r w:rsidR="00012155">
        <w:t>2</w:t>
      </w:r>
      <w:r>
        <w:t>.1.10</w:t>
      </w:r>
      <w:r w:rsidRPr="00C36ACA">
        <w:t>0</w:t>
      </w:r>
      <w:r>
        <w:t>3.1.0(1)</w:t>
      </w:r>
    </w:p>
    <w:p w14:paraId="3AF01F07" w14:textId="5E7E728E" w:rsidR="00C36ACA" w:rsidRPr="00C36ACA" w:rsidRDefault="00C36ACA" w:rsidP="00C36ACA">
      <w:r>
        <w:t>Задание:</w:t>
      </w:r>
      <w:r w:rsidRPr="00C36ACA">
        <w:t xml:space="preserve"> Что </w:t>
      </w:r>
      <w:r>
        <w:t>такое ТЗ?</w:t>
      </w:r>
    </w:p>
    <w:p w14:paraId="28E3288F" w14:textId="77777777" w:rsidR="00C36ACA" w:rsidRDefault="00C36ACA" w:rsidP="00C36ACA">
      <w:r>
        <w:t>Ответы:</w:t>
      </w:r>
    </w:p>
    <w:p w14:paraId="042B3D71" w14:textId="77777777" w:rsidR="00D21F71" w:rsidRDefault="00D21F71" w:rsidP="00D21F71">
      <w:pPr>
        <w:pStyle w:val="a4"/>
        <w:numPr>
          <w:ilvl w:val="0"/>
          <w:numId w:val="1"/>
        </w:numPr>
      </w:pPr>
      <w:r>
        <w:t>О</w:t>
      </w:r>
      <w:r w:rsidRPr="00D21F71">
        <w:t>пределение требований к системе и порядка ее создания</w:t>
      </w:r>
    </w:p>
    <w:p w14:paraId="09E0D99E" w14:textId="77777777" w:rsidR="00D21F71" w:rsidRDefault="00D21F71" w:rsidP="00D21F71">
      <w:pPr>
        <w:pStyle w:val="a4"/>
        <w:numPr>
          <w:ilvl w:val="0"/>
          <w:numId w:val="1"/>
        </w:numPr>
      </w:pPr>
      <w:r>
        <w:t>Принятие общих проектных решений по составу, структуре и функционированию системы</w:t>
      </w:r>
    </w:p>
    <w:p w14:paraId="12093368" w14:textId="3DFD9824" w:rsidR="00D21F71" w:rsidRDefault="00D21F71" w:rsidP="00D21F71">
      <w:pPr>
        <w:pStyle w:val="a4"/>
        <w:numPr>
          <w:ilvl w:val="0"/>
          <w:numId w:val="1"/>
        </w:numPr>
      </w:pPr>
      <w:r>
        <w:t>Д</w:t>
      </w:r>
      <w:r w:rsidRPr="00D21F71">
        <w:t>етализация проектных решений</w:t>
      </w:r>
      <w:r>
        <w:t xml:space="preserve"> принятых на стадии ТП</w:t>
      </w:r>
    </w:p>
    <w:p w14:paraId="2D97C7B3" w14:textId="1499D781" w:rsidR="00C36ACA" w:rsidRDefault="00D21F71" w:rsidP="00D21F71">
      <w:pPr>
        <w:pStyle w:val="a4"/>
        <w:numPr>
          <w:ilvl w:val="0"/>
          <w:numId w:val="1"/>
        </w:numPr>
      </w:pPr>
      <w:r>
        <w:t>Обоснование экономической целесообразности и технической возможности создания системы</w:t>
      </w:r>
    </w:p>
    <w:p w14:paraId="32D4D806" w14:textId="77777777" w:rsidR="00C36ACA" w:rsidRDefault="00C36ACA" w:rsidP="00C36ACA">
      <w:r>
        <w:t>-------</w:t>
      </w:r>
    </w:p>
    <w:p w14:paraId="2A702849" w14:textId="4CE614F9" w:rsidR="00C36ACA" w:rsidRDefault="00C36ACA" w:rsidP="00C36ACA">
      <w:r>
        <w:t>Правильный ответ</w:t>
      </w:r>
      <w:r w:rsidRPr="006E7128">
        <w:t>:</w:t>
      </w:r>
      <w:r>
        <w:t xml:space="preserve"> </w:t>
      </w:r>
      <w:r w:rsidR="00D21F71" w:rsidRPr="00D21F71">
        <w:t>Определение требований к системе и порядка ее создания</w:t>
      </w:r>
    </w:p>
    <w:p w14:paraId="15B99AF2" w14:textId="4BB47FC7" w:rsidR="00C36ACA" w:rsidRDefault="00C36ACA" w:rsidP="00A05CDC"/>
    <w:p w14:paraId="4535BEC3" w14:textId="47A7BFD8" w:rsidR="00C36ACA" w:rsidRPr="00576721" w:rsidRDefault="00C36ACA" w:rsidP="00C36ACA">
      <w:r>
        <w:t>Номер: 12.2.</w:t>
      </w:r>
      <w:r w:rsidR="00012155">
        <w:t>2</w:t>
      </w:r>
      <w:r>
        <w:t>.1.10</w:t>
      </w:r>
      <w:r w:rsidRPr="00C36ACA">
        <w:t>0</w:t>
      </w:r>
      <w:r>
        <w:t>4.1.0(1)</w:t>
      </w:r>
    </w:p>
    <w:p w14:paraId="39E412FC" w14:textId="2CBD58B3" w:rsidR="00C36ACA" w:rsidRPr="00C36ACA" w:rsidRDefault="00C36ACA" w:rsidP="00C36ACA">
      <w:r>
        <w:t>Задание:</w:t>
      </w:r>
      <w:r w:rsidRPr="00C36ACA">
        <w:t xml:space="preserve"> Ч</w:t>
      </w:r>
      <w:r>
        <w:t>ем является ТП?</w:t>
      </w:r>
    </w:p>
    <w:p w14:paraId="7DB926B5" w14:textId="77777777" w:rsidR="00C36ACA" w:rsidRDefault="00C36ACA" w:rsidP="00C36ACA">
      <w:r>
        <w:t>Ответы:</w:t>
      </w:r>
    </w:p>
    <w:p w14:paraId="1DE7D166" w14:textId="7C09BC38" w:rsidR="00D21F71" w:rsidRDefault="00D21F71" w:rsidP="00D21F71">
      <w:pPr>
        <w:pStyle w:val="a4"/>
        <w:numPr>
          <w:ilvl w:val="0"/>
          <w:numId w:val="1"/>
        </w:numPr>
      </w:pPr>
      <w:r>
        <w:t>Принятием общих проектных решений по составу, структуре и функционированию системы</w:t>
      </w:r>
    </w:p>
    <w:p w14:paraId="6158FD16" w14:textId="4BF7C9E9" w:rsidR="00D21F71" w:rsidRDefault="00D21F71" w:rsidP="00D21F71">
      <w:pPr>
        <w:pStyle w:val="a4"/>
        <w:numPr>
          <w:ilvl w:val="0"/>
          <w:numId w:val="1"/>
        </w:numPr>
      </w:pPr>
      <w:r>
        <w:t>Детализацией проектных решений</w:t>
      </w:r>
    </w:p>
    <w:p w14:paraId="2DF21653" w14:textId="5772DAFD" w:rsidR="00D21F71" w:rsidRDefault="00D21F71" w:rsidP="00D21F71">
      <w:pPr>
        <w:pStyle w:val="a4"/>
        <w:numPr>
          <w:ilvl w:val="0"/>
          <w:numId w:val="1"/>
        </w:numPr>
      </w:pPr>
      <w:r>
        <w:t>Обоснованием экономической целесообразности и технической возможности создания системы</w:t>
      </w:r>
    </w:p>
    <w:p w14:paraId="430EF3CD" w14:textId="1FECB89B" w:rsidR="00C36ACA" w:rsidRDefault="00D21F71" w:rsidP="00D21F71">
      <w:pPr>
        <w:pStyle w:val="a4"/>
        <w:numPr>
          <w:ilvl w:val="0"/>
          <w:numId w:val="1"/>
        </w:numPr>
      </w:pPr>
      <w:r w:rsidRPr="00D21F71">
        <w:t>Определение</w:t>
      </w:r>
      <w:r>
        <w:t>м</w:t>
      </w:r>
      <w:r w:rsidRPr="00D21F71">
        <w:t xml:space="preserve"> требований к системе и порядка ее создания</w:t>
      </w:r>
    </w:p>
    <w:p w14:paraId="2FABD7AA" w14:textId="77777777" w:rsidR="00C36ACA" w:rsidRDefault="00C36ACA" w:rsidP="00C36ACA">
      <w:r>
        <w:t>-------</w:t>
      </w:r>
    </w:p>
    <w:p w14:paraId="6E7D6694" w14:textId="76E7F88A" w:rsidR="00C36ACA" w:rsidRDefault="00C36ACA" w:rsidP="00C36ACA">
      <w:r>
        <w:t>Правильный ответ</w:t>
      </w:r>
      <w:r w:rsidRPr="006E7128">
        <w:t>:</w:t>
      </w:r>
      <w:r>
        <w:t xml:space="preserve"> </w:t>
      </w:r>
      <w:r w:rsidR="00D21F71" w:rsidRPr="00D21F71">
        <w:t>Принятием общих проектных решений по составу, структуре и функционированию системы</w:t>
      </w:r>
    </w:p>
    <w:p w14:paraId="09FD68B0" w14:textId="7E7B177B" w:rsidR="001F5E91" w:rsidRDefault="001F5E91" w:rsidP="00A05CDC"/>
    <w:p w14:paraId="77C7589F" w14:textId="4EDB3CDC" w:rsidR="001F5E91" w:rsidRPr="00576721" w:rsidRDefault="001F5E91" w:rsidP="001F5E91">
      <w:r>
        <w:t>Номер: 12.2.</w:t>
      </w:r>
      <w:r w:rsidR="00012155">
        <w:t>2</w:t>
      </w:r>
      <w:r>
        <w:t>.1.10</w:t>
      </w:r>
      <w:r w:rsidRPr="00C36ACA">
        <w:t>0</w:t>
      </w:r>
      <w:r>
        <w:t>5.1.0(1)</w:t>
      </w:r>
    </w:p>
    <w:p w14:paraId="359FCCCA" w14:textId="7CF1E55A" w:rsidR="001F5E91" w:rsidRPr="00C36ACA" w:rsidRDefault="001F5E91" w:rsidP="001F5E91">
      <w:r>
        <w:t>Задание:</w:t>
      </w:r>
      <w:r w:rsidRPr="00C36ACA">
        <w:t xml:space="preserve"> Ч</w:t>
      </w:r>
      <w:r>
        <w:t>то такое РД?</w:t>
      </w:r>
    </w:p>
    <w:p w14:paraId="4E803321" w14:textId="77777777" w:rsidR="001F5E91" w:rsidRDefault="001F5E91" w:rsidP="001F5E91">
      <w:r>
        <w:t>Ответы:</w:t>
      </w:r>
    </w:p>
    <w:p w14:paraId="1ECCD4F3" w14:textId="51627F0A" w:rsidR="00D21F71" w:rsidRDefault="00D21F71" w:rsidP="00D21F71">
      <w:pPr>
        <w:pStyle w:val="a4"/>
        <w:numPr>
          <w:ilvl w:val="0"/>
          <w:numId w:val="1"/>
        </w:numPr>
      </w:pPr>
      <w:r>
        <w:t>Детализация проектных решений принятых на стадии ТП</w:t>
      </w:r>
    </w:p>
    <w:p w14:paraId="331235E9" w14:textId="77777777" w:rsidR="00D21F71" w:rsidRDefault="00D21F71" w:rsidP="00D21F71">
      <w:pPr>
        <w:pStyle w:val="a4"/>
        <w:numPr>
          <w:ilvl w:val="0"/>
          <w:numId w:val="1"/>
        </w:numPr>
      </w:pPr>
      <w:r>
        <w:t>Обоснование экономической целесообразности и технической возможности создания системы</w:t>
      </w:r>
    </w:p>
    <w:p w14:paraId="3283572B" w14:textId="77777777" w:rsidR="00D21F71" w:rsidRDefault="00D21F71" w:rsidP="00D21F71">
      <w:pPr>
        <w:pStyle w:val="a4"/>
        <w:numPr>
          <w:ilvl w:val="0"/>
          <w:numId w:val="1"/>
        </w:numPr>
      </w:pPr>
      <w:r>
        <w:t>Определение требований к системе и порядка ее создания</w:t>
      </w:r>
    </w:p>
    <w:p w14:paraId="27365959" w14:textId="7156B201" w:rsidR="001F5E91" w:rsidRDefault="00D21F71" w:rsidP="00D21F71">
      <w:pPr>
        <w:pStyle w:val="a4"/>
        <w:numPr>
          <w:ilvl w:val="0"/>
          <w:numId w:val="1"/>
        </w:numPr>
      </w:pPr>
      <w:r>
        <w:t>Принятие общих проектных решений по составу, структуре и функционированию системы</w:t>
      </w:r>
    </w:p>
    <w:p w14:paraId="6B0E756F" w14:textId="77777777" w:rsidR="001F5E91" w:rsidRDefault="001F5E91" w:rsidP="001F5E91">
      <w:r>
        <w:t>-------</w:t>
      </w:r>
    </w:p>
    <w:p w14:paraId="24BC15D1" w14:textId="034A7CFD" w:rsidR="001F5E91" w:rsidRDefault="001F5E91" w:rsidP="001F5E91">
      <w:r>
        <w:t>Правильный ответ</w:t>
      </w:r>
      <w:r w:rsidRPr="006E7128">
        <w:t>:</w:t>
      </w:r>
      <w:r>
        <w:t xml:space="preserve"> </w:t>
      </w:r>
      <w:r w:rsidR="00A05F92" w:rsidRPr="00A05F92">
        <w:t>Детализация проектных решений принятых на стадии ТП</w:t>
      </w:r>
    </w:p>
    <w:p w14:paraId="5340CB62" w14:textId="66F8BB4F" w:rsidR="001F5E91" w:rsidRDefault="001F5E91" w:rsidP="00A05CDC"/>
    <w:p w14:paraId="17021F13" w14:textId="511235B6" w:rsidR="001F5E91" w:rsidRPr="00576721" w:rsidRDefault="001F5E91" w:rsidP="001F5E91">
      <w:r>
        <w:t>Номер: 12.2.</w:t>
      </w:r>
      <w:r w:rsidR="00012155">
        <w:t>2</w:t>
      </w:r>
      <w:r>
        <w:t>.</w:t>
      </w:r>
      <w:r w:rsidR="005125A1">
        <w:t>3</w:t>
      </w:r>
      <w:r>
        <w:t>.10</w:t>
      </w:r>
      <w:r w:rsidRPr="00C36ACA">
        <w:t>0</w:t>
      </w:r>
      <w:r>
        <w:t>6.</w:t>
      </w:r>
      <w:r w:rsidR="00A05F92">
        <w:t>2</w:t>
      </w:r>
      <w:r>
        <w:t>.0(1)</w:t>
      </w:r>
    </w:p>
    <w:p w14:paraId="476ED812" w14:textId="0A234C78" w:rsidR="001F5E91" w:rsidRPr="00C36ACA" w:rsidRDefault="001F5E91" w:rsidP="001F5E91">
      <w:r>
        <w:t>Задание:</w:t>
      </w:r>
      <w:r w:rsidRPr="00C36ACA">
        <w:t xml:space="preserve"> </w:t>
      </w:r>
      <w:r>
        <w:t>Основные требования к ТЗ не включают в себя:</w:t>
      </w:r>
    </w:p>
    <w:p w14:paraId="0263FEEA" w14:textId="77777777" w:rsidR="001F5E91" w:rsidRDefault="001F5E91" w:rsidP="001F5E91">
      <w:r>
        <w:t>Ответы:</w:t>
      </w:r>
    </w:p>
    <w:p w14:paraId="4C91FA38" w14:textId="3B7E5246" w:rsidR="00A05F92" w:rsidRDefault="00A05F92" w:rsidP="00A05F92">
      <w:pPr>
        <w:pStyle w:val="a4"/>
        <w:numPr>
          <w:ilvl w:val="0"/>
          <w:numId w:val="1"/>
        </w:numPr>
      </w:pPr>
      <w:r>
        <w:t>указываем</w:t>
      </w:r>
      <w:ins w:id="39" w:author="Баембитов Альберт Талгатович, тел. 86(717)3749" w:date="2022-11-23T13:52:00Z">
        <w:r w:rsidR="00140991">
          <w:t>ые</w:t>
        </w:r>
      </w:ins>
      <w:r>
        <w:t xml:space="preserve"> в ТЗ требования включают в себя рекомендации по увеличению объема оценочных интенций относительно выбранного решения</w:t>
      </w:r>
    </w:p>
    <w:p w14:paraId="5EFD3D87" w14:textId="555C2F5E" w:rsidR="00A05F92" w:rsidRDefault="00A05F92" w:rsidP="00A05F92">
      <w:pPr>
        <w:pStyle w:val="a4"/>
        <w:numPr>
          <w:ilvl w:val="0"/>
          <w:numId w:val="1"/>
        </w:numPr>
      </w:pPr>
      <w:r>
        <w:t>включаемые в ТЗ требования должны соответствовать современному уровню развития науки и техники и не уступать лучшим аналогам</w:t>
      </w:r>
    </w:p>
    <w:p w14:paraId="342E44B4" w14:textId="3979D36A" w:rsidR="00A05F92" w:rsidRDefault="00A05F92" w:rsidP="00A05F92">
      <w:pPr>
        <w:pStyle w:val="a4"/>
        <w:numPr>
          <w:ilvl w:val="0"/>
          <w:numId w:val="1"/>
        </w:numPr>
      </w:pPr>
      <w:r>
        <w:lastRenderedPageBreak/>
        <w:t>задаваемые в ТЗ требования не должны ограничивать разработчика в поиске и реализации наиболее эффективных решений</w:t>
      </w:r>
    </w:p>
    <w:p w14:paraId="44E26805" w14:textId="77777777" w:rsidR="001F5E91" w:rsidRDefault="001F5E91" w:rsidP="001F5E91">
      <w:r>
        <w:t>-------</w:t>
      </w:r>
    </w:p>
    <w:p w14:paraId="3CBD51B2" w14:textId="782708D7" w:rsidR="001F5E91" w:rsidRDefault="001F5E91" w:rsidP="001F5E91">
      <w:r>
        <w:t>Правильный ответ</w:t>
      </w:r>
      <w:r w:rsidRPr="006E7128">
        <w:t>:</w:t>
      </w:r>
      <w:r>
        <w:t xml:space="preserve"> </w:t>
      </w:r>
      <w:r w:rsidR="00A05F92" w:rsidRPr="00A05F92">
        <w:t>указываем</w:t>
      </w:r>
      <w:ins w:id="40" w:author="Баембитов Альберт Талгатович, тел. 86(717)3749" w:date="2022-11-23T13:52:00Z">
        <w:r w:rsidR="00140991">
          <w:t>ые</w:t>
        </w:r>
      </w:ins>
      <w:r w:rsidR="00A05F92" w:rsidRPr="00A05F92">
        <w:t xml:space="preserve"> в ТЗ требования включают в себя рекомендации по увеличению объема оценочных интенций относительно выбранного решения</w:t>
      </w:r>
    </w:p>
    <w:p w14:paraId="488468CD" w14:textId="32240A59" w:rsidR="001F5E91" w:rsidRDefault="001F5E91" w:rsidP="00A05CDC"/>
    <w:p w14:paraId="44EF0478" w14:textId="0FBA54F7" w:rsidR="001F5E91" w:rsidRPr="00576721" w:rsidRDefault="001F5E91" w:rsidP="001F5E91">
      <w:r>
        <w:t>Номер: 12.2.</w:t>
      </w:r>
      <w:r w:rsidR="00012155">
        <w:t>2</w:t>
      </w:r>
      <w:r>
        <w:t>.</w:t>
      </w:r>
      <w:r w:rsidR="005125A1">
        <w:t>2</w:t>
      </w:r>
      <w:r>
        <w:t>.1007.</w:t>
      </w:r>
      <w:r w:rsidR="00A05F92">
        <w:t>2</w:t>
      </w:r>
      <w:r>
        <w:t>.0(1)</w:t>
      </w:r>
    </w:p>
    <w:p w14:paraId="208B47A3" w14:textId="059086F2" w:rsidR="001F5E91" w:rsidRPr="00C36ACA" w:rsidRDefault="001F5E91" w:rsidP="001F5E91">
      <w:r>
        <w:t>Задание:</w:t>
      </w:r>
      <w:r w:rsidRPr="00C36ACA">
        <w:t xml:space="preserve"> </w:t>
      </w:r>
      <w:r>
        <w:t>К основным разделам ТЗ относятся:</w:t>
      </w:r>
    </w:p>
    <w:p w14:paraId="1A47FC1A" w14:textId="77777777" w:rsidR="001F5E91" w:rsidRDefault="001F5E91" w:rsidP="001F5E91">
      <w:r>
        <w:t>Ответы:</w:t>
      </w:r>
    </w:p>
    <w:p w14:paraId="377484DB" w14:textId="3743ED33" w:rsidR="005125A1" w:rsidRDefault="005125A1" w:rsidP="005125A1">
      <w:pPr>
        <w:pStyle w:val="a4"/>
        <w:numPr>
          <w:ilvl w:val="0"/>
          <w:numId w:val="1"/>
        </w:numPr>
      </w:pPr>
      <w:r w:rsidRPr="005125A1">
        <w:t>общие сведения</w:t>
      </w:r>
    </w:p>
    <w:p w14:paraId="569F3AA6" w14:textId="0FF4A542" w:rsidR="001F5E91" w:rsidRDefault="00A05F92" w:rsidP="00A05F92">
      <w:pPr>
        <w:pStyle w:val="a4"/>
        <w:numPr>
          <w:ilvl w:val="0"/>
          <w:numId w:val="1"/>
        </w:numPr>
      </w:pPr>
      <w:r w:rsidRPr="00A05F92">
        <w:t xml:space="preserve">назначение и цели </w:t>
      </w:r>
      <w:r>
        <w:t>работы</w:t>
      </w:r>
      <w:r w:rsidR="005125A1">
        <w:t xml:space="preserve"> компании</w:t>
      </w:r>
    </w:p>
    <w:p w14:paraId="558FA6DD" w14:textId="2416BE29" w:rsidR="005125A1" w:rsidRDefault="005125A1" w:rsidP="00A05F92">
      <w:pPr>
        <w:pStyle w:val="a4"/>
        <w:numPr>
          <w:ilvl w:val="0"/>
          <w:numId w:val="1"/>
        </w:numPr>
      </w:pPr>
      <w:r w:rsidRPr="005125A1">
        <w:t xml:space="preserve">порядок контроля и приемки </w:t>
      </w:r>
      <w:r>
        <w:t>оплаты системы</w:t>
      </w:r>
    </w:p>
    <w:p w14:paraId="531768A9" w14:textId="178BF4E5" w:rsidR="005125A1" w:rsidRDefault="005125A1" w:rsidP="00A05F92">
      <w:pPr>
        <w:pStyle w:val="a4"/>
        <w:numPr>
          <w:ilvl w:val="0"/>
          <w:numId w:val="1"/>
        </w:numPr>
      </w:pPr>
      <w:r w:rsidRPr="005125A1">
        <w:t xml:space="preserve">характеристика </w:t>
      </w:r>
      <w:r>
        <w:t xml:space="preserve">автоматических </w:t>
      </w:r>
      <w:r w:rsidRPr="005125A1">
        <w:t>объектов</w:t>
      </w:r>
    </w:p>
    <w:p w14:paraId="3599DDE7" w14:textId="77777777" w:rsidR="001F5E91" w:rsidRDefault="001F5E91" w:rsidP="001F5E91">
      <w:r>
        <w:t>-------</w:t>
      </w:r>
    </w:p>
    <w:p w14:paraId="6AE2BA76" w14:textId="542F2028" w:rsidR="001F5E91" w:rsidRDefault="001F5E91" w:rsidP="001F5E91">
      <w:r>
        <w:t>Правильный ответ</w:t>
      </w:r>
      <w:r w:rsidRPr="006E7128">
        <w:t>:</w:t>
      </w:r>
      <w:r>
        <w:t xml:space="preserve"> </w:t>
      </w:r>
      <w:r w:rsidR="005125A1" w:rsidRPr="005125A1">
        <w:t>общие сведения</w:t>
      </w:r>
    </w:p>
    <w:p w14:paraId="2BADC86F" w14:textId="17182F04" w:rsidR="001F5E91" w:rsidRDefault="001F5E91" w:rsidP="00A05CDC"/>
    <w:p w14:paraId="231BC283" w14:textId="73BAC51F" w:rsidR="001F5E91" w:rsidRPr="00576721" w:rsidRDefault="001F5E91" w:rsidP="001F5E91">
      <w:r>
        <w:t>Номер: 12.2.</w:t>
      </w:r>
      <w:r w:rsidR="00012155">
        <w:t>2</w:t>
      </w:r>
      <w:r>
        <w:t>.</w:t>
      </w:r>
      <w:r w:rsidR="00AA1365">
        <w:t>2</w:t>
      </w:r>
      <w:r>
        <w:t>.100</w:t>
      </w:r>
      <w:r w:rsidR="00693504">
        <w:t>8</w:t>
      </w:r>
      <w:r>
        <w:t>.</w:t>
      </w:r>
      <w:r w:rsidR="00AA1365">
        <w:t>2</w:t>
      </w:r>
      <w:r>
        <w:t>.0(1)</w:t>
      </w:r>
    </w:p>
    <w:p w14:paraId="7B01F3B4" w14:textId="50309B21" w:rsidR="001F5E91" w:rsidRPr="00C36ACA" w:rsidRDefault="001F5E91" w:rsidP="001F5E91">
      <w:r>
        <w:t>Задание:</w:t>
      </w:r>
      <w:r w:rsidRPr="00C36ACA">
        <w:t xml:space="preserve"> </w:t>
      </w:r>
      <w:r w:rsidR="00693504">
        <w:t>В основной комплект рабочих чертежей систем автоматизации не входит</w:t>
      </w:r>
      <w:r>
        <w:t>:</w:t>
      </w:r>
    </w:p>
    <w:p w14:paraId="14EF319C" w14:textId="77777777" w:rsidR="001F5E91" w:rsidRDefault="001F5E91" w:rsidP="001F5E91">
      <w:r>
        <w:t>Ответы:</w:t>
      </w:r>
    </w:p>
    <w:p w14:paraId="5FB26809" w14:textId="0B3992BC" w:rsidR="00AA1365" w:rsidRDefault="00AA1365" w:rsidP="001F5E91">
      <w:pPr>
        <w:pStyle w:val="a4"/>
        <w:numPr>
          <w:ilvl w:val="0"/>
          <w:numId w:val="1"/>
        </w:numPr>
      </w:pPr>
      <w:bookmarkStart w:id="41" w:name="_Hlk119963323"/>
      <w:r>
        <w:t xml:space="preserve">список </w:t>
      </w:r>
      <w:r w:rsidRPr="00AA1365">
        <w:t>параметр</w:t>
      </w:r>
      <w:r>
        <w:t>ов</w:t>
      </w:r>
      <w:r w:rsidRPr="00AA1365">
        <w:t xml:space="preserve"> технологического процесса</w:t>
      </w:r>
    </w:p>
    <w:bookmarkEnd w:id="41"/>
    <w:p w14:paraId="374EF2D5" w14:textId="607E132C" w:rsidR="001F5E91" w:rsidRDefault="00AA1365" w:rsidP="001F5E91">
      <w:pPr>
        <w:pStyle w:val="a4"/>
        <w:numPr>
          <w:ilvl w:val="0"/>
          <w:numId w:val="1"/>
        </w:numPr>
      </w:pPr>
      <w:r w:rsidRPr="00AA1365">
        <w:t>схемы автоматизации</w:t>
      </w:r>
    </w:p>
    <w:p w14:paraId="2818CC0A" w14:textId="23B2D794" w:rsidR="00AA1365" w:rsidRDefault="00AA1365" w:rsidP="001F5E91">
      <w:pPr>
        <w:pStyle w:val="a4"/>
        <w:numPr>
          <w:ilvl w:val="0"/>
          <w:numId w:val="1"/>
        </w:numPr>
      </w:pPr>
      <w:r w:rsidRPr="00AA1365">
        <w:t>таблицы соединений и подключения внешних проводок</w:t>
      </w:r>
    </w:p>
    <w:p w14:paraId="1F0519FD" w14:textId="01ACE29B" w:rsidR="00AA1365" w:rsidRDefault="00AA1365" w:rsidP="001F5E91">
      <w:pPr>
        <w:pStyle w:val="a4"/>
        <w:numPr>
          <w:ilvl w:val="0"/>
          <w:numId w:val="1"/>
        </w:numPr>
      </w:pPr>
      <w:r w:rsidRPr="00AA1365">
        <w:t>чертежи установок средств автоматизации</w:t>
      </w:r>
    </w:p>
    <w:p w14:paraId="6AC6A1F4" w14:textId="77777777" w:rsidR="001F5E91" w:rsidRDefault="001F5E91" w:rsidP="001F5E91">
      <w:r>
        <w:t>-------</w:t>
      </w:r>
    </w:p>
    <w:p w14:paraId="613FFFE8" w14:textId="3E432476" w:rsidR="001F5E91" w:rsidRDefault="001F5E91" w:rsidP="001F5E91">
      <w:r>
        <w:t>Правильный ответ</w:t>
      </w:r>
      <w:r w:rsidRPr="006E7128">
        <w:t>:</w:t>
      </w:r>
      <w:r>
        <w:t xml:space="preserve"> </w:t>
      </w:r>
      <w:r w:rsidR="00AA1365" w:rsidRPr="00AA1365">
        <w:t>список параметров технологического процесса</w:t>
      </w:r>
    </w:p>
    <w:p w14:paraId="15D06088" w14:textId="73BC14E8" w:rsidR="001F5E91" w:rsidRDefault="001F5E91" w:rsidP="00A05CDC"/>
    <w:p w14:paraId="641859E0" w14:textId="5AE552A0" w:rsidR="00693504" w:rsidRPr="00576721" w:rsidRDefault="00693504" w:rsidP="00693504">
      <w:r>
        <w:t>Номер: 12.2.</w:t>
      </w:r>
      <w:r w:rsidR="007E7C39">
        <w:t>3</w:t>
      </w:r>
      <w:r>
        <w:t>.</w:t>
      </w:r>
      <w:r w:rsidR="009D6923" w:rsidRPr="00EF4EF1">
        <w:t>3</w:t>
      </w:r>
      <w:r>
        <w:t>.1009.1.0(1)</w:t>
      </w:r>
    </w:p>
    <w:p w14:paraId="153CE18F" w14:textId="48F6F8BD" w:rsidR="00693504" w:rsidRPr="00C36ACA" w:rsidRDefault="00693504" w:rsidP="00693504">
      <w:r>
        <w:t>Задание:</w:t>
      </w:r>
      <w:r w:rsidRPr="00C36ACA">
        <w:t xml:space="preserve"> </w:t>
      </w:r>
      <w:r w:rsidRPr="00693504">
        <w:t>Что такое функциональная схема автоматизации</w:t>
      </w:r>
      <w:ins w:id="42" w:author="Баембитов Альберт Талгатович, тел. 86(717)3749" w:date="2022-11-23T13:54:00Z">
        <w:r w:rsidR="00140991">
          <w:t xml:space="preserve"> (ФСА)</w:t>
        </w:r>
      </w:ins>
      <w:r>
        <w:t>?</w:t>
      </w:r>
    </w:p>
    <w:p w14:paraId="5BA5F61A" w14:textId="77777777" w:rsidR="00693504" w:rsidRDefault="00693504" w:rsidP="00693504">
      <w:r>
        <w:t>Ответы:</w:t>
      </w:r>
    </w:p>
    <w:p w14:paraId="08DF2468" w14:textId="61F3FE22" w:rsidR="00693504" w:rsidRDefault="00AA1365" w:rsidP="00AA1365">
      <w:pPr>
        <w:pStyle w:val="a4"/>
        <w:numPr>
          <w:ilvl w:val="0"/>
          <w:numId w:val="1"/>
        </w:numPr>
      </w:pPr>
      <w:del w:id="43" w:author="Баембитов Альберт Талгатович, тел. 86(717)3749" w:date="2022-11-23T13:54:00Z">
        <w:r w:rsidDel="00140991">
          <w:delText>Функциональной схемой автоматизации (ФСА) называется г</w:delText>
        </w:r>
      </w:del>
      <w:ins w:id="44" w:author="Баембитов Альберт Талгатович, тел. 86(717)3749" w:date="2022-11-23T13:54:00Z">
        <w:r w:rsidR="00140991">
          <w:t>Г</w:t>
        </w:r>
      </w:ins>
      <w:r>
        <w:t>рафическое изображение основных агрегатов оборудования технологического процесса, органов управления, средств автоматизации и связей между ними</w:t>
      </w:r>
    </w:p>
    <w:p w14:paraId="32CE455A" w14:textId="71D91722" w:rsidR="00AA1365" w:rsidRDefault="00AA1365" w:rsidP="00AA1365">
      <w:pPr>
        <w:pStyle w:val="a4"/>
        <w:numPr>
          <w:ilvl w:val="0"/>
          <w:numId w:val="1"/>
        </w:numPr>
      </w:pPr>
      <w:del w:id="45" w:author="Баембитов Альберт Талгатович, тел. 86(717)3749" w:date="2022-11-23T13:54:00Z">
        <w:r w:rsidDel="00140991">
          <w:delText>Функциональной схемой автоматизации (ФСА) называется о</w:delText>
        </w:r>
      </w:del>
      <w:ins w:id="46" w:author="Баембитов Альберт Талгатович, тел. 86(717)3749" w:date="2022-11-23T13:54:00Z">
        <w:r w:rsidR="00140991">
          <w:t>О</w:t>
        </w:r>
      </w:ins>
      <w:r>
        <w:t>сновной документ, определяющий требования и порядок создания системы, в соответствии с которым проводится разработка АСУ ТП</w:t>
      </w:r>
    </w:p>
    <w:p w14:paraId="73845EE7" w14:textId="77777777" w:rsidR="00693504" w:rsidRDefault="00693504" w:rsidP="00693504">
      <w:r>
        <w:t>-------</w:t>
      </w:r>
    </w:p>
    <w:p w14:paraId="3839BBCE" w14:textId="705A1B6F" w:rsidR="00693504" w:rsidRDefault="00693504" w:rsidP="00693504">
      <w:r>
        <w:t>Правильный ответ</w:t>
      </w:r>
      <w:r w:rsidRPr="006E7128">
        <w:t>:</w:t>
      </w:r>
      <w:r>
        <w:t xml:space="preserve"> </w:t>
      </w:r>
      <w:del w:id="47" w:author="Баембитов Альберт Талгатович, тел. 86(717)3749" w:date="2022-11-23T13:54:00Z">
        <w:r w:rsidR="00AA1365" w:rsidRPr="00AA1365" w:rsidDel="00140991">
          <w:delText>Функциональной схемой автоматизации (ФСА) называется г</w:delText>
        </w:r>
      </w:del>
      <w:ins w:id="48" w:author="Баембитов Альберт Талгатович, тел. 86(717)3749" w:date="2022-11-23T13:54:00Z">
        <w:r w:rsidR="00140991">
          <w:t>Г</w:t>
        </w:r>
      </w:ins>
      <w:r w:rsidR="00AA1365" w:rsidRPr="00AA1365">
        <w:t>рафическое изображение основных агрегатов оборудования технологического процесса, органов управления, средств автоматизации и связей между ними</w:t>
      </w:r>
    </w:p>
    <w:p w14:paraId="117AF2E8" w14:textId="3DEEACAA" w:rsidR="00693504" w:rsidRDefault="00693504" w:rsidP="00A05CDC"/>
    <w:p w14:paraId="51167A03" w14:textId="481A22CD" w:rsidR="00693504" w:rsidRPr="00576721" w:rsidRDefault="00693504" w:rsidP="00693504">
      <w:r>
        <w:t>Номер: 12.2.</w:t>
      </w:r>
      <w:r w:rsidR="007E7C39">
        <w:t>3</w:t>
      </w:r>
      <w:r>
        <w:t>.1.1010.1.0(1)</w:t>
      </w:r>
    </w:p>
    <w:p w14:paraId="6653AF90" w14:textId="5EACF70C" w:rsidR="00693504" w:rsidRPr="00C36ACA" w:rsidRDefault="00693504" w:rsidP="00693504">
      <w:r>
        <w:t>Задание:</w:t>
      </w:r>
      <w:r w:rsidRPr="00C36ACA">
        <w:t xml:space="preserve"> </w:t>
      </w:r>
      <w:r w:rsidRPr="00693504">
        <w:t xml:space="preserve">Что </w:t>
      </w:r>
      <w:r>
        <w:t xml:space="preserve">не </w:t>
      </w:r>
      <w:r w:rsidRPr="00693504">
        <w:t xml:space="preserve">позволяет определить </w:t>
      </w:r>
      <w:ins w:id="49" w:author="Баембитов Альберт Талгатович, тел. 86(717)3749" w:date="2022-11-23T13:56:00Z">
        <w:r w:rsidR="00140991" w:rsidRPr="00693504">
          <w:t>функциональная схема автоматизации</w:t>
        </w:r>
        <w:r w:rsidR="00140991">
          <w:t xml:space="preserve"> (</w:t>
        </w:r>
      </w:ins>
      <w:r w:rsidRPr="00693504">
        <w:t>ФСА</w:t>
      </w:r>
      <w:ins w:id="50" w:author="Баембитов Альберт Талгатович, тел. 86(717)3749" w:date="2022-11-23T13:56:00Z">
        <w:r w:rsidR="00140991">
          <w:t>)</w:t>
        </w:r>
      </w:ins>
      <w:r>
        <w:t>?</w:t>
      </w:r>
    </w:p>
    <w:p w14:paraId="3383056C" w14:textId="77777777" w:rsidR="00693504" w:rsidRDefault="00693504" w:rsidP="00693504">
      <w:r>
        <w:t>Ответы:</w:t>
      </w:r>
    </w:p>
    <w:p w14:paraId="4473DF78" w14:textId="15E61767" w:rsidR="00693504" w:rsidRDefault="000634EB" w:rsidP="000634EB">
      <w:pPr>
        <w:pStyle w:val="a4"/>
        <w:numPr>
          <w:ilvl w:val="0"/>
          <w:numId w:val="1"/>
        </w:numPr>
      </w:pPr>
      <w:r>
        <w:t>технические средства, с помощью которых разрушается тот или иной функциональный узел контроля, сигнализации, автоматического регулирования и управления</w:t>
      </w:r>
    </w:p>
    <w:p w14:paraId="4FD84E28" w14:textId="5B01774A" w:rsidR="000634EB" w:rsidRDefault="000634EB" w:rsidP="000634EB">
      <w:pPr>
        <w:pStyle w:val="a4"/>
        <w:numPr>
          <w:ilvl w:val="0"/>
          <w:numId w:val="1"/>
        </w:numPr>
      </w:pPr>
      <w:r>
        <w:t>параметры технологического процесса, которые подлежат автоматическому контролю и регулированию</w:t>
      </w:r>
    </w:p>
    <w:p w14:paraId="624A3D2E" w14:textId="1871BB93" w:rsidR="000634EB" w:rsidRDefault="000634EB" w:rsidP="000634EB">
      <w:pPr>
        <w:pStyle w:val="a4"/>
        <w:numPr>
          <w:ilvl w:val="0"/>
          <w:numId w:val="1"/>
        </w:numPr>
      </w:pPr>
      <w:r w:rsidRPr="000634EB">
        <w:t>организацию пунктов контроля и управления</w:t>
      </w:r>
    </w:p>
    <w:p w14:paraId="2C50D344" w14:textId="77777777" w:rsidR="00693504" w:rsidRDefault="00693504" w:rsidP="00693504">
      <w:r>
        <w:t>-------</w:t>
      </w:r>
    </w:p>
    <w:p w14:paraId="33C594EC" w14:textId="0E50603B" w:rsidR="00693504" w:rsidRDefault="00693504" w:rsidP="00693504">
      <w:r>
        <w:lastRenderedPageBreak/>
        <w:t>Правильный ответ</w:t>
      </w:r>
      <w:r w:rsidRPr="006E7128">
        <w:t>:</w:t>
      </w:r>
      <w:r>
        <w:t xml:space="preserve"> </w:t>
      </w:r>
      <w:r w:rsidR="000634EB" w:rsidRPr="000634EB">
        <w:t>технические средства, с помощью которых разрушается тот или иной функциональный узел контроля, сигнализации, автоматического регулирования и управления</w:t>
      </w:r>
    </w:p>
    <w:p w14:paraId="0862CB1B" w14:textId="1EAA96E5" w:rsidR="00693504" w:rsidRDefault="00693504" w:rsidP="00A05CDC"/>
    <w:p w14:paraId="6549E2BD" w14:textId="3526A288" w:rsidR="00693504" w:rsidRPr="00576721" w:rsidRDefault="00693504" w:rsidP="00693504">
      <w:r>
        <w:t>Номер: 12.2.</w:t>
      </w:r>
      <w:r w:rsidR="007E7C39">
        <w:t>3</w:t>
      </w:r>
      <w:r>
        <w:t>.</w:t>
      </w:r>
      <w:r w:rsidR="000634EB">
        <w:t>2</w:t>
      </w:r>
      <w:r>
        <w:t>.1011.</w:t>
      </w:r>
      <w:r w:rsidR="000634EB">
        <w:t>2</w:t>
      </w:r>
      <w:r>
        <w:t>.0(</w:t>
      </w:r>
      <w:r w:rsidR="000634EB">
        <w:t>2</w:t>
      </w:r>
      <w:r>
        <w:t>)</w:t>
      </w:r>
    </w:p>
    <w:p w14:paraId="5E8C587B" w14:textId="157AB1DC" w:rsidR="00693504" w:rsidRPr="00C36ACA" w:rsidRDefault="00693504" w:rsidP="00693504">
      <w:r>
        <w:t>Задание:</w:t>
      </w:r>
      <w:r w:rsidRPr="00C36ACA">
        <w:t xml:space="preserve"> </w:t>
      </w:r>
      <w:r>
        <w:t>Какие есть способы построения функциональных схем автоматизации?</w:t>
      </w:r>
    </w:p>
    <w:p w14:paraId="492B4F22" w14:textId="77777777" w:rsidR="00693504" w:rsidRDefault="00693504" w:rsidP="00693504">
      <w:r>
        <w:t>Ответы:</w:t>
      </w:r>
    </w:p>
    <w:p w14:paraId="1D87AD23" w14:textId="76B6B6A6" w:rsidR="00693504" w:rsidRDefault="000634EB" w:rsidP="00693504">
      <w:pPr>
        <w:pStyle w:val="a4"/>
        <w:numPr>
          <w:ilvl w:val="0"/>
          <w:numId w:val="1"/>
        </w:numPr>
      </w:pPr>
      <w:r>
        <w:t>упрощенная схема</w:t>
      </w:r>
    </w:p>
    <w:p w14:paraId="5A89E4CE" w14:textId="7E5EDE56" w:rsidR="000634EB" w:rsidRDefault="000634EB" w:rsidP="00693504">
      <w:pPr>
        <w:pStyle w:val="a4"/>
        <w:numPr>
          <w:ilvl w:val="0"/>
          <w:numId w:val="1"/>
        </w:numPr>
      </w:pPr>
      <w:bookmarkStart w:id="51" w:name="_Hlk119963864"/>
      <w:r>
        <w:t>развернутая схема</w:t>
      </w:r>
    </w:p>
    <w:bookmarkEnd w:id="51"/>
    <w:p w14:paraId="18847D16" w14:textId="56FC4A9D" w:rsidR="000634EB" w:rsidRDefault="000634EB" w:rsidP="00693504">
      <w:pPr>
        <w:pStyle w:val="a4"/>
        <w:numPr>
          <w:ilvl w:val="0"/>
          <w:numId w:val="1"/>
        </w:numPr>
      </w:pPr>
      <w:r>
        <w:t>подробная схема</w:t>
      </w:r>
    </w:p>
    <w:p w14:paraId="27C75D2D" w14:textId="15C564A4" w:rsidR="000634EB" w:rsidRDefault="000634EB" w:rsidP="00693504">
      <w:pPr>
        <w:pStyle w:val="a4"/>
        <w:numPr>
          <w:ilvl w:val="0"/>
          <w:numId w:val="1"/>
        </w:numPr>
      </w:pPr>
      <w:r>
        <w:t>табличная схема</w:t>
      </w:r>
    </w:p>
    <w:p w14:paraId="7909CCC3" w14:textId="77777777" w:rsidR="00693504" w:rsidRDefault="00693504" w:rsidP="00693504">
      <w:r>
        <w:t>-------</w:t>
      </w:r>
    </w:p>
    <w:p w14:paraId="080145C3" w14:textId="2A464E6D" w:rsidR="00693504" w:rsidRDefault="00693504" w:rsidP="00693504">
      <w:r>
        <w:t>Правильный ответ</w:t>
      </w:r>
      <w:r w:rsidRPr="006E7128">
        <w:t>:</w:t>
      </w:r>
      <w:r>
        <w:t xml:space="preserve"> </w:t>
      </w:r>
      <w:r w:rsidR="000634EB" w:rsidRPr="000634EB">
        <w:t>упрощенная схема</w:t>
      </w:r>
      <w:r w:rsidR="00A40999">
        <w:tab/>
      </w:r>
      <w:r w:rsidR="000634EB" w:rsidRPr="000634EB">
        <w:t>развернутая схема</w:t>
      </w:r>
    </w:p>
    <w:p w14:paraId="7ED1BA3D" w14:textId="4CF706CB" w:rsidR="00693504" w:rsidRDefault="00693504" w:rsidP="00A05CDC"/>
    <w:p w14:paraId="30D68C7F" w14:textId="535C8805" w:rsidR="00773D7E" w:rsidRPr="00576721" w:rsidRDefault="00773D7E" w:rsidP="00773D7E">
      <w:r>
        <w:t>Номер: 12.2.</w:t>
      </w:r>
      <w:r w:rsidR="00012155">
        <w:t>1</w:t>
      </w:r>
      <w:r>
        <w:t>.</w:t>
      </w:r>
      <w:r w:rsidR="009D6923" w:rsidRPr="00EF4EF1">
        <w:t>2</w:t>
      </w:r>
      <w:r>
        <w:t>.1012.</w:t>
      </w:r>
      <w:r w:rsidR="00A40999">
        <w:t>1</w:t>
      </w:r>
      <w:r>
        <w:t>.0(1)</w:t>
      </w:r>
    </w:p>
    <w:p w14:paraId="31D8B8F5" w14:textId="1E467CE9" w:rsidR="00773D7E" w:rsidRPr="00C36ACA" w:rsidRDefault="00773D7E" w:rsidP="00773D7E">
      <w:r>
        <w:t>Задание:</w:t>
      </w:r>
      <w:r w:rsidRPr="00C36ACA">
        <w:t xml:space="preserve"> </w:t>
      </w:r>
      <w:r w:rsidRPr="00773D7E">
        <w:t>Что такое программируемый логический контроллер</w:t>
      </w:r>
      <w:r>
        <w:t>?</w:t>
      </w:r>
    </w:p>
    <w:p w14:paraId="623C5A28" w14:textId="77777777" w:rsidR="00773D7E" w:rsidRDefault="00773D7E" w:rsidP="00773D7E">
      <w:r>
        <w:t>Ответы:</w:t>
      </w:r>
    </w:p>
    <w:p w14:paraId="0B1B97F8" w14:textId="77777777" w:rsidR="009D6923" w:rsidRDefault="009D6923" w:rsidP="009D6923">
      <w:pPr>
        <w:pStyle w:val="a4"/>
        <w:numPr>
          <w:ilvl w:val="0"/>
          <w:numId w:val="1"/>
        </w:numPr>
      </w:pPr>
      <w:r>
        <w:t>это микропроцессорная система специального</w:t>
      </w:r>
      <w:r w:rsidRPr="009D6923">
        <w:t xml:space="preserve"> </w:t>
      </w:r>
      <w:r>
        <w:t>назначения с проблемно-ориентированным программным обеспечением для реализации</w:t>
      </w:r>
      <w:r w:rsidRPr="009D6923">
        <w:t xml:space="preserve"> </w:t>
      </w:r>
      <w:r>
        <w:t>алгоритмов логического управления и/или замкнутых систем автоматического управления в сфере</w:t>
      </w:r>
      <w:r w:rsidRPr="009D6923">
        <w:t xml:space="preserve"> </w:t>
      </w:r>
      <w:r>
        <w:t>промышленной автоматики</w:t>
      </w:r>
    </w:p>
    <w:p w14:paraId="405B917D" w14:textId="03451F81" w:rsidR="00773D7E" w:rsidRDefault="009D6923" w:rsidP="009D6923">
      <w:pPr>
        <w:pStyle w:val="a4"/>
        <w:numPr>
          <w:ilvl w:val="0"/>
          <w:numId w:val="1"/>
        </w:numPr>
      </w:pPr>
      <w:r>
        <w:t xml:space="preserve">это </w:t>
      </w:r>
      <w:proofErr w:type="spellStart"/>
      <w:r>
        <w:t>м</w:t>
      </w:r>
      <w:r w:rsidR="00471A87">
        <w:t>акро</w:t>
      </w:r>
      <w:r>
        <w:t>процессорная</w:t>
      </w:r>
      <w:proofErr w:type="spellEnd"/>
      <w:r>
        <w:t xml:space="preserve"> система специального</w:t>
      </w:r>
      <w:r w:rsidRPr="009D6923">
        <w:t xml:space="preserve"> </w:t>
      </w:r>
      <w:r>
        <w:t xml:space="preserve">назначения с </w:t>
      </w:r>
      <w:proofErr w:type="spellStart"/>
      <w:r w:rsidR="00471A87">
        <w:t>целе</w:t>
      </w:r>
      <w:r>
        <w:t>ориентированным</w:t>
      </w:r>
      <w:proofErr w:type="spellEnd"/>
      <w:r>
        <w:t xml:space="preserve"> программным обеспечением для реализации</w:t>
      </w:r>
      <w:r w:rsidRPr="009D6923">
        <w:t xml:space="preserve"> </w:t>
      </w:r>
      <w:r>
        <w:t xml:space="preserve">алгоритмов </w:t>
      </w:r>
      <w:r w:rsidR="00471A87">
        <w:t>технического</w:t>
      </w:r>
      <w:r>
        <w:t xml:space="preserve"> управления систем автомати</w:t>
      </w:r>
      <w:r w:rsidR="00471A87">
        <w:t xml:space="preserve">зации </w:t>
      </w:r>
      <w:r>
        <w:t>в сфере</w:t>
      </w:r>
      <w:r w:rsidRPr="009D6923">
        <w:t xml:space="preserve"> </w:t>
      </w:r>
      <w:r>
        <w:t>промышленной автоматики</w:t>
      </w:r>
    </w:p>
    <w:p w14:paraId="13E943E7" w14:textId="77777777" w:rsidR="00773D7E" w:rsidRDefault="00773D7E" w:rsidP="00773D7E">
      <w:r>
        <w:t>-------</w:t>
      </w:r>
    </w:p>
    <w:p w14:paraId="76DEA013" w14:textId="57A5AD4D" w:rsidR="00773D7E" w:rsidRDefault="00773D7E" w:rsidP="00773D7E">
      <w:r>
        <w:t>Правильный ответ</w:t>
      </w:r>
      <w:r w:rsidRPr="006E7128">
        <w:t>:</w:t>
      </w:r>
      <w:r>
        <w:t xml:space="preserve"> </w:t>
      </w:r>
      <w:r w:rsidR="00471A87" w:rsidRPr="00471A87">
        <w:t>это микропроцессорная система специального назначения с проблемно-ориентированным программным обеспечением для реализации алгоритмов логического управления и/или замкнутых систем автоматического управления в сфере промышленной автоматики</w:t>
      </w:r>
    </w:p>
    <w:p w14:paraId="3BCC89FD" w14:textId="1F183914" w:rsidR="00773D7E" w:rsidRDefault="00773D7E" w:rsidP="00A05CDC"/>
    <w:p w14:paraId="1A429497" w14:textId="31344C2F" w:rsidR="00471A87" w:rsidRPr="00576721" w:rsidRDefault="00471A87" w:rsidP="00471A87">
      <w:r>
        <w:t>Номер: 12.2.</w:t>
      </w:r>
      <w:r w:rsidR="00012155">
        <w:t>1</w:t>
      </w:r>
      <w:r>
        <w:t>.2.1013.2.0(1)</w:t>
      </w:r>
    </w:p>
    <w:p w14:paraId="074B2B38" w14:textId="5CC6E3AB" w:rsidR="00471A87" w:rsidRPr="00C36ACA" w:rsidRDefault="00471A87" w:rsidP="00471A87">
      <w:r>
        <w:t>Задание:</w:t>
      </w:r>
      <w:r w:rsidRPr="00C36ACA">
        <w:t xml:space="preserve"> </w:t>
      </w:r>
      <w:r>
        <w:t xml:space="preserve">Что не относится к требованиям </w:t>
      </w:r>
      <w:ins w:id="52" w:author="Баембитов Альберт Талгатович, тел. 86(717)3749" w:date="2022-11-23T13:57:00Z">
        <w:r w:rsidR="003E23BE" w:rsidRPr="00773D7E">
          <w:t>программируем</w:t>
        </w:r>
        <w:r w:rsidR="003E23BE">
          <w:t>ого</w:t>
        </w:r>
        <w:r w:rsidR="003E23BE" w:rsidRPr="00773D7E">
          <w:t xml:space="preserve"> логическ</w:t>
        </w:r>
        <w:r w:rsidR="003E23BE">
          <w:t>ого</w:t>
        </w:r>
        <w:r w:rsidR="003E23BE" w:rsidRPr="00773D7E">
          <w:t xml:space="preserve"> контроллер</w:t>
        </w:r>
        <w:r w:rsidR="003E23BE">
          <w:t>а (</w:t>
        </w:r>
      </w:ins>
      <w:r>
        <w:t>ПЛК</w:t>
      </w:r>
      <w:ins w:id="53" w:author="Баембитов Альберт Талгатович, тел. 86(717)3749" w:date="2022-11-23T13:57:00Z">
        <w:r w:rsidR="003E23BE">
          <w:t>)</w:t>
        </w:r>
      </w:ins>
      <w:r>
        <w:t>?</w:t>
      </w:r>
    </w:p>
    <w:p w14:paraId="69C5A5F5" w14:textId="77777777" w:rsidR="00471A87" w:rsidRDefault="00471A87" w:rsidP="00471A87">
      <w:r>
        <w:t>Ответы:</w:t>
      </w:r>
    </w:p>
    <w:p w14:paraId="5E60B6EA" w14:textId="77777777" w:rsidR="00471A87" w:rsidRDefault="00471A87" w:rsidP="00471A87">
      <w:pPr>
        <w:pStyle w:val="a4"/>
        <w:numPr>
          <w:ilvl w:val="0"/>
          <w:numId w:val="1"/>
        </w:numPr>
      </w:pPr>
      <w:r>
        <w:t>увеличенные</w:t>
      </w:r>
      <w:r w:rsidRPr="00471A87">
        <w:t xml:space="preserve"> габариты</w:t>
      </w:r>
    </w:p>
    <w:p w14:paraId="6ED5105B" w14:textId="118D238C" w:rsidR="00471A87" w:rsidRDefault="00471A87" w:rsidP="00471A87">
      <w:pPr>
        <w:pStyle w:val="a4"/>
        <w:numPr>
          <w:ilvl w:val="0"/>
          <w:numId w:val="1"/>
        </w:numPr>
      </w:pPr>
      <w:r w:rsidRPr="00471A87">
        <w:t>универсальная структура изделия</w:t>
      </w:r>
    </w:p>
    <w:p w14:paraId="272FC432" w14:textId="272CEC6A" w:rsidR="00471A87" w:rsidRDefault="00471A87" w:rsidP="00471A87">
      <w:pPr>
        <w:pStyle w:val="a4"/>
        <w:numPr>
          <w:ilvl w:val="0"/>
          <w:numId w:val="1"/>
        </w:numPr>
      </w:pPr>
      <w:r>
        <w:t>высокая надежность</w:t>
      </w:r>
    </w:p>
    <w:p w14:paraId="6E867F6A" w14:textId="77777777" w:rsidR="00471A87" w:rsidRDefault="00471A87" w:rsidP="00471A87">
      <w:r>
        <w:t>-------</w:t>
      </w:r>
    </w:p>
    <w:p w14:paraId="38D2E9C3" w14:textId="44D5D69F" w:rsidR="00471A87" w:rsidRDefault="00471A87" w:rsidP="00471A87">
      <w:r>
        <w:t>Правильный ответ</w:t>
      </w:r>
      <w:r w:rsidRPr="006E7128">
        <w:t>:</w:t>
      </w:r>
      <w:r>
        <w:t xml:space="preserve"> </w:t>
      </w:r>
      <w:r w:rsidRPr="00471A87">
        <w:t>увеличенные габариты</w:t>
      </w:r>
    </w:p>
    <w:p w14:paraId="7F527AEB" w14:textId="0AF0C7CD" w:rsidR="00471A87" w:rsidRDefault="00471A87" w:rsidP="00A05CDC"/>
    <w:p w14:paraId="3E18623A" w14:textId="57FD1C36" w:rsidR="00471A87" w:rsidRPr="00576721" w:rsidRDefault="00471A87" w:rsidP="00471A87">
      <w:r>
        <w:t>Номер: 12.2.</w:t>
      </w:r>
      <w:r w:rsidR="00012155">
        <w:t>1</w:t>
      </w:r>
      <w:r>
        <w:t>.3.101</w:t>
      </w:r>
      <w:r w:rsidR="00EF4EF1">
        <w:t>4</w:t>
      </w:r>
      <w:r>
        <w:t>.2.0(1)</w:t>
      </w:r>
    </w:p>
    <w:p w14:paraId="487D1FAA" w14:textId="2E5E40D9" w:rsidR="00471A87" w:rsidRPr="00C36ACA" w:rsidRDefault="00471A87" w:rsidP="00471A87">
      <w:r>
        <w:t>Задание:</w:t>
      </w:r>
      <w:r w:rsidRPr="00C36ACA">
        <w:t xml:space="preserve"> </w:t>
      </w:r>
      <w:r>
        <w:t xml:space="preserve">Что относится к особенностям </w:t>
      </w:r>
      <w:ins w:id="54" w:author="Баембитов Альберт Талгатович, тел. 86(717)3749" w:date="2022-11-23T13:58:00Z">
        <w:r w:rsidR="003E23BE" w:rsidRPr="00773D7E">
          <w:t>программируем</w:t>
        </w:r>
        <w:r w:rsidR="003E23BE">
          <w:t>ого</w:t>
        </w:r>
        <w:r w:rsidR="003E23BE" w:rsidRPr="00773D7E">
          <w:t xml:space="preserve"> логическ</w:t>
        </w:r>
        <w:r w:rsidR="003E23BE">
          <w:t>ого</w:t>
        </w:r>
        <w:r w:rsidR="003E23BE" w:rsidRPr="00773D7E">
          <w:t xml:space="preserve"> контроллер</w:t>
        </w:r>
        <w:r w:rsidR="003E23BE">
          <w:t>а (ПЛК)</w:t>
        </w:r>
      </w:ins>
      <w:del w:id="55" w:author="Баембитов Альберт Талгатович, тел. 86(717)3749" w:date="2022-11-23T13:58:00Z">
        <w:r w:rsidDel="003E23BE">
          <w:delText>ПЛК</w:delText>
        </w:r>
      </w:del>
      <w:r>
        <w:t>?</w:t>
      </w:r>
    </w:p>
    <w:p w14:paraId="03349960" w14:textId="77777777" w:rsidR="00471A87" w:rsidRDefault="00471A87" w:rsidP="00471A87">
      <w:r>
        <w:t>Ответы:</w:t>
      </w:r>
    </w:p>
    <w:p w14:paraId="3E46E072" w14:textId="77777777" w:rsidR="00471A87" w:rsidRDefault="00471A87" w:rsidP="00471A87">
      <w:pPr>
        <w:pStyle w:val="a4"/>
        <w:numPr>
          <w:ilvl w:val="0"/>
          <w:numId w:val="1"/>
        </w:numPr>
      </w:pPr>
      <w:r w:rsidRPr="00471A87">
        <w:t>память программ и память данных ПЛК разделены не только логически, но и физически</w:t>
      </w:r>
    </w:p>
    <w:p w14:paraId="67D5B6E2" w14:textId="4DA25755" w:rsidR="00471A87" w:rsidRDefault="00471A87" w:rsidP="00471A87">
      <w:pPr>
        <w:pStyle w:val="a4"/>
        <w:numPr>
          <w:ilvl w:val="0"/>
          <w:numId w:val="1"/>
        </w:numPr>
      </w:pPr>
      <w:r w:rsidRPr="00471A87">
        <w:t xml:space="preserve">встраивание различных аппаратных устройств контроля адресного </w:t>
      </w:r>
      <w:r>
        <w:t>времени</w:t>
      </w:r>
    </w:p>
    <w:p w14:paraId="41FE6318" w14:textId="64E916B1" w:rsidR="00471A87" w:rsidRDefault="00471A87" w:rsidP="00471A87">
      <w:pPr>
        <w:pStyle w:val="a4"/>
        <w:numPr>
          <w:ilvl w:val="0"/>
          <w:numId w:val="1"/>
        </w:numPr>
      </w:pPr>
      <w:r w:rsidRPr="00471A87">
        <w:t xml:space="preserve">при построении ЦП используются методы структурного </w:t>
      </w:r>
      <w:r>
        <w:t>разбиения</w:t>
      </w:r>
      <w:r w:rsidRPr="00471A87">
        <w:t xml:space="preserve"> составных элементов</w:t>
      </w:r>
    </w:p>
    <w:p w14:paraId="5D18645B" w14:textId="224A97BF" w:rsidR="00471A87" w:rsidRDefault="00471A87" w:rsidP="00471A87">
      <w:pPr>
        <w:pStyle w:val="a4"/>
        <w:numPr>
          <w:ilvl w:val="0"/>
          <w:numId w:val="1"/>
        </w:numPr>
      </w:pPr>
      <w:r>
        <w:t>несколько сторожевых таймеров контролируют строго определенное время выполнения нескольких циклов управляющей программы</w:t>
      </w:r>
    </w:p>
    <w:p w14:paraId="572C698F" w14:textId="77777777" w:rsidR="00471A87" w:rsidRDefault="00471A87" w:rsidP="00471A87">
      <w:r>
        <w:lastRenderedPageBreak/>
        <w:t>-------</w:t>
      </w:r>
    </w:p>
    <w:p w14:paraId="5DDA649F" w14:textId="460919CD" w:rsidR="00471A87" w:rsidRDefault="00471A87" w:rsidP="00471A87">
      <w:r>
        <w:t>Правильный ответ</w:t>
      </w:r>
      <w:r w:rsidRPr="006E7128">
        <w:t>:</w:t>
      </w:r>
      <w:r>
        <w:t xml:space="preserve"> </w:t>
      </w:r>
      <w:r w:rsidRPr="00471A87">
        <w:t>память программ и память данных ПЛК разделены не только логически, но и физически</w:t>
      </w:r>
    </w:p>
    <w:p w14:paraId="522DB227" w14:textId="67FE13EF" w:rsidR="00471A87" w:rsidRDefault="00471A87" w:rsidP="00A05CDC"/>
    <w:p w14:paraId="1FDB52AB" w14:textId="68733A4E" w:rsidR="00EF4EF1" w:rsidRPr="00576721" w:rsidRDefault="00EF4EF1" w:rsidP="00EF4EF1">
      <w:r>
        <w:t>Номер: 12.2.</w:t>
      </w:r>
      <w:r w:rsidR="00012155">
        <w:t>1</w:t>
      </w:r>
      <w:r>
        <w:t>.2.1015.2.0(3)</w:t>
      </w:r>
    </w:p>
    <w:p w14:paraId="3BFF356D" w14:textId="2971803A" w:rsidR="00EF4EF1" w:rsidRPr="00C36ACA" w:rsidRDefault="00EF4EF1" w:rsidP="00EF4EF1">
      <w:r>
        <w:t>Задание:</w:t>
      </w:r>
      <w:r w:rsidRPr="00C36ACA">
        <w:t xml:space="preserve"> </w:t>
      </w:r>
      <w:r>
        <w:t>Модули аналогового ввода принимают сигналы:</w:t>
      </w:r>
    </w:p>
    <w:p w14:paraId="48B15F21" w14:textId="77777777" w:rsidR="00EF4EF1" w:rsidRDefault="00EF4EF1" w:rsidP="00EF4EF1">
      <w:r>
        <w:t>Ответы:</w:t>
      </w:r>
    </w:p>
    <w:p w14:paraId="579B483C" w14:textId="78ADCC2A" w:rsidR="00EF4EF1" w:rsidRDefault="00EF4EF1" w:rsidP="00EF4EF1">
      <w:pPr>
        <w:pStyle w:val="a4"/>
        <w:numPr>
          <w:ilvl w:val="0"/>
          <w:numId w:val="1"/>
        </w:numPr>
      </w:pPr>
      <w:proofErr w:type="gramStart"/>
      <w:r>
        <w:t>0-20</w:t>
      </w:r>
      <w:proofErr w:type="gramEnd"/>
      <w:r>
        <w:t xml:space="preserve"> или 4-20 </w:t>
      </w:r>
      <w:proofErr w:type="spellStart"/>
      <w:r>
        <w:t>мA</w:t>
      </w:r>
      <w:proofErr w:type="spellEnd"/>
    </w:p>
    <w:p w14:paraId="7B2EF811" w14:textId="03E7EAF3" w:rsidR="00EF4EF1" w:rsidRDefault="00EF4EF1" w:rsidP="00EF4EF1">
      <w:pPr>
        <w:pStyle w:val="a4"/>
        <w:numPr>
          <w:ilvl w:val="0"/>
          <w:numId w:val="1"/>
        </w:numPr>
      </w:pPr>
      <w:proofErr w:type="gramStart"/>
      <w:r w:rsidRPr="00EF4EF1">
        <w:t>0-10</w:t>
      </w:r>
      <w:proofErr w:type="gramEnd"/>
      <w:r w:rsidRPr="00EF4EF1">
        <w:t xml:space="preserve"> В или 0-5 В</w:t>
      </w:r>
    </w:p>
    <w:p w14:paraId="284BD3F9" w14:textId="64DB7ED7" w:rsidR="00EF4EF1" w:rsidRDefault="00EF4EF1" w:rsidP="00EF4EF1">
      <w:pPr>
        <w:pStyle w:val="a4"/>
        <w:numPr>
          <w:ilvl w:val="0"/>
          <w:numId w:val="1"/>
        </w:numPr>
      </w:pPr>
      <w:proofErr w:type="spellStart"/>
      <w:r>
        <w:t>миливольтовый</w:t>
      </w:r>
      <w:proofErr w:type="spellEnd"/>
      <w:r>
        <w:t xml:space="preserve"> сигнал от термопар (TC) или сигнал от термосопротивлений (RTD)</w:t>
      </w:r>
    </w:p>
    <w:p w14:paraId="000FCD2E" w14:textId="77777777" w:rsidR="00EF4EF1" w:rsidRDefault="00EF4EF1" w:rsidP="00EF4EF1">
      <w:r>
        <w:t>-------</w:t>
      </w:r>
    </w:p>
    <w:p w14:paraId="793F0964" w14:textId="1425813D" w:rsidR="00EF4EF1" w:rsidRDefault="00EF4EF1" w:rsidP="00EF4EF1">
      <w:r>
        <w:t>Правильный ответ</w:t>
      </w:r>
      <w:r w:rsidRPr="006E7128">
        <w:t>:</w:t>
      </w:r>
      <w:r>
        <w:t xml:space="preserve"> </w:t>
      </w:r>
      <w:proofErr w:type="gramStart"/>
      <w:r>
        <w:t>0-20</w:t>
      </w:r>
      <w:proofErr w:type="gramEnd"/>
      <w:r>
        <w:t xml:space="preserve"> или 4-20 </w:t>
      </w:r>
      <w:proofErr w:type="spellStart"/>
      <w:r>
        <w:t>мA</w:t>
      </w:r>
      <w:proofErr w:type="spellEnd"/>
      <w:r>
        <w:tab/>
        <w:t>0-10 В или 0-5 В</w:t>
      </w:r>
      <w:r>
        <w:tab/>
      </w:r>
      <w:proofErr w:type="spellStart"/>
      <w:r>
        <w:t>миливольтовый</w:t>
      </w:r>
      <w:proofErr w:type="spellEnd"/>
      <w:r>
        <w:t xml:space="preserve"> сигнал от термопар (TC) или сигнал от термосопротивлений (RTD)</w:t>
      </w:r>
    </w:p>
    <w:p w14:paraId="194FA78C" w14:textId="2D7ADF9A" w:rsidR="00EF4EF1" w:rsidRDefault="00EF4EF1" w:rsidP="00A05CDC"/>
    <w:p w14:paraId="14801A60" w14:textId="77C336F5" w:rsidR="00EF4EF1" w:rsidRPr="00576721" w:rsidRDefault="00EF4EF1" w:rsidP="00EF4EF1">
      <w:r>
        <w:t>Номер: 12.2.</w:t>
      </w:r>
      <w:r w:rsidR="00012155">
        <w:t>1</w:t>
      </w:r>
      <w:r>
        <w:t>.1.1016.1.0(1)</w:t>
      </w:r>
    </w:p>
    <w:p w14:paraId="11808475" w14:textId="1FCD040B" w:rsidR="00EF4EF1" w:rsidRPr="00C36ACA" w:rsidRDefault="00EF4EF1" w:rsidP="00EF4EF1">
      <w:r>
        <w:t>Задание:</w:t>
      </w:r>
      <w:r w:rsidRPr="00C36ACA">
        <w:t xml:space="preserve"> </w:t>
      </w:r>
      <w:r>
        <w:t>Модули дискретного ввода не принимают сигналы:</w:t>
      </w:r>
    </w:p>
    <w:p w14:paraId="0A663D18" w14:textId="77777777" w:rsidR="00EF4EF1" w:rsidRDefault="00EF4EF1" w:rsidP="00EF4EF1">
      <w:r>
        <w:t>Ответы:</w:t>
      </w:r>
    </w:p>
    <w:p w14:paraId="06E3EAD1" w14:textId="1066C93E" w:rsidR="00EF4EF1" w:rsidRDefault="00EF4EF1" w:rsidP="00EF4EF1">
      <w:pPr>
        <w:pStyle w:val="a4"/>
        <w:numPr>
          <w:ilvl w:val="0"/>
          <w:numId w:val="1"/>
        </w:numPr>
      </w:pPr>
      <w:r>
        <w:t>5</w:t>
      </w:r>
      <w:r w:rsidRPr="00EF4EF1">
        <w:t xml:space="preserve"> В или </w:t>
      </w:r>
      <w:r>
        <w:t>10</w:t>
      </w:r>
      <w:r w:rsidRPr="00EF4EF1">
        <w:t xml:space="preserve"> В</w:t>
      </w:r>
    </w:p>
    <w:p w14:paraId="70B416FC" w14:textId="3E7B9D82" w:rsidR="00EF4EF1" w:rsidRDefault="00EF4EF1" w:rsidP="00EF4EF1">
      <w:pPr>
        <w:pStyle w:val="a4"/>
        <w:numPr>
          <w:ilvl w:val="0"/>
          <w:numId w:val="1"/>
        </w:numPr>
      </w:pPr>
      <w:r w:rsidRPr="00EF4EF1">
        <w:t>или 0 или 24 В</w:t>
      </w:r>
    </w:p>
    <w:p w14:paraId="47E2B131" w14:textId="77777777" w:rsidR="00EF4EF1" w:rsidRDefault="00EF4EF1" w:rsidP="00EF4EF1">
      <w:r>
        <w:t>-------</w:t>
      </w:r>
    </w:p>
    <w:p w14:paraId="5DE0CF5D" w14:textId="27B4EB42" w:rsidR="00EF4EF1" w:rsidRDefault="00EF4EF1" w:rsidP="00A05CDC">
      <w:r>
        <w:t>Правильный ответ</w:t>
      </w:r>
      <w:r w:rsidRPr="006E7128">
        <w:t>:</w:t>
      </w:r>
      <w:r>
        <w:t xml:space="preserve"> </w:t>
      </w:r>
      <w:r w:rsidR="00A40999">
        <w:t>5</w:t>
      </w:r>
      <w:r>
        <w:t xml:space="preserve"> В или </w:t>
      </w:r>
      <w:r w:rsidR="00A40999">
        <w:t>1</w:t>
      </w:r>
      <w:r>
        <w:t>0 В</w:t>
      </w:r>
    </w:p>
    <w:p w14:paraId="62B21B17" w14:textId="72506DE2" w:rsidR="00A40999" w:rsidRDefault="00A40999" w:rsidP="00A05CDC"/>
    <w:p w14:paraId="619B4092" w14:textId="4C49BCD5" w:rsidR="00A40999" w:rsidRPr="00576721" w:rsidRDefault="00A40999" w:rsidP="00A40999">
      <w:r>
        <w:t>Номер: 12.2.</w:t>
      </w:r>
      <w:r w:rsidR="00012155">
        <w:t>1</w:t>
      </w:r>
      <w:r>
        <w:t>.1.1017.1.0(1)</w:t>
      </w:r>
    </w:p>
    <w:p w14:paraId="1C090F30" w14:textId="5164DE44" w:rsidR="00A40999" w:rsidRPr="00C36ACA" w:rsidRDefault="00A40999" w:rsidP="00A40999">
      <w:r>
        <w:t>Задание:</w:t>
      </w:r>
      <w:r w:rsidRPr="00C36ACA">
        <w:t xml:space="preserve"> </w:t>
      </w:r>
      <w:r>
        <w:t>Модули аналогового вывода:</w:t>
      </w:r>
    </w:p>
    <w:p w14:paraId="2298585D" w14:textId="77777777" w:rsidR="00A40999" w:rsidRDefault="00A40999" w:rsidP="00A40999">
      <w:r>
        <w:t>Ответы:</w:t>
      </w:r>
    </w:p>
    <w:p w14:paraId="7C1B9016" w14:textId="77777777" w:rsidR="00A40999" w:rsidRDefault="00A40999" w:rsidP="00A40999">
      <w:pPr>
        <w:pStyle w:val="a4"/>
        <w:numPr>
          <w:ilvl w:val="0"/>
          <w:numId w:val="1"/>
        </w:numPr>
      </w:pPr>
      <w:r w:rsidRPr="00A40999">
        <w:t>Действуют как AI, только в обратном направлении</w:t>
      </w:r>
    </w:p>
    <w:p w14:paraId="3795D0F2" w14:textId="7D50F79C" w:rsidR="00A40999" w:rsidRDefault="00A40999" w:rsidP="00A40999">
      <w:pPr>
        <w:pStyle w:val="a4"/>
        <w:numPr>
          <w:ilvl w:val="0"/>
          <w:numId w:val="1"/>
        </w:numPr>
      </w:pPr>
      <w:r>
        <w:t xml:space="preserve">В зависимости от внутреннего логического состояния выхода (“1” или “0”) </w:t>
      </w:r>
      <w:del w:id="56" w:author="Баембитов Альберт Талгатович, тел. 86(717)3749" w:date="2022-11-23T13:59:00Z">
        <w:r w:rsidDel="003E23BE">
          <w:delText xml:space="preserve">возбуждает </w:delText>
        </w:r>
      </w:del>
      <w:ins w:id="57" w:author="Баембитов Альберт Талгатович, тел. 86(717)3749" w:date="2022-11-23T13:59:00Z">
        <w:r w:rsidR="003E23BE">
          <w:t xml:space="preserve">возбуждают </w:t>
        </w:r>
      </w:ins>
      <w:r>
        <w:t xml:space="preserve">на клеммах дискретного выхода или </w:t>
      </w:r>
      <w:del w:id="58" w:author="Баембитов Альберт Талгатович, тел. 86(717)3749" w:date="2022-11-23T13:59:00Z">
        <w:r w:rsidDel="003E23BE">
          <w:delText xml:space="preserve">снимает </w:delText>
        </w:r>
      </w:del>
      <w:ins w:id="59" w:author="Баембитов Альберт Талгатович, тел. 86(717)3749" w:date="2022-11-23T13:59:00Z">
        <w:r w:rsidR="003E23BE">
          <w:t xml:space="preserve">снимают </w:t>
        </w:r>
      </w:ins>
      <w:r>
        <w:t>с них напряжение 24 В</w:t>
      </w:r>
    </w:p>
    <w:p w14:paraId="097DA464" w14:textId="77777777" w:rsidR="00A40999" w:rsidRDefault="00A40999" w:rsidP="00A40999">
      <w:r>
        <w:t>-------</w:t>
      </w:r>
    </w:p>
    <w:p w14:paraId="341846F4" w14:textId="76D44338" w:rsidR="00A40999" w:rsidRDefault="00A40999" w:rsidP="00A40999">
      <w:r>
        <w:t>Правильный ответ</w:t>
      </w:r>
      <w:r w:rsidRPr="006E7128">
        <w:t>:</w:t>
      </w:r>
      <w:r>
        <w:t xml:space="preserve"> </w:t>
      </w:r>
      <w:r w:rsidRPr="00A40999">
        <w:t>Действуют как AI, только в обратном направлении</w:t>
      </w:r>
    </w:p>
    <w:p w14:paraId="129462B4" w14:textId="6B7D2C64" w:rsidR="00A40999" w:rsidRDefault="00A40999" w:rsidP="00A05CDC"/>
    <w:p w14:paraId="3EB0C891" w14:textId="38199098" w:rsidR="00A40999" w:rsidRPr="00576721" w:rsidRDefault="00A40999" w:rsidP="00A40999">
      <w:r>
        <w:t>Номер: 12.2.</w:t>
      </w:r>
      <w:r w:rsidR="00012155">
        <w:t>1</w:t>
      </w:r>
      <w:r>
        <w:t>.1.1018.1.0(1)</w:t>
      </w:r>
    </w:p>
    <w:p w14:paraId="1F0B3D57" w14:textId="22FCC964" w:rsidR="00A40999" w:rsidRPr="00C36ACA" w:rsidRDefault="00A40999" w:rsidP="00A40999">
      <w:r>
        <w:t>Задание:</w:t>
      </w:r>
      <w:r w:rsidRPr="00C36ACA">
        <w:t xml:space="preserve"> </w:t>
      </w:r>
      <w:r>
        <w:t>Модули дискретного вывода:</w:t>
      </w:r>
    </w:p>
    <w:p w14:paraId="0D3D0435" w14:textId="77777777" w:rsidR="00A40999" w:rsidRDefault="00A40999" w:rsidP="00A40999">
      <w:r>
        <w:t>Ответы:</w:t>
      </w:r>
    </w:p>
    <w:p w14:paraId="7E805059" w14:textId="24DCB049" w:rsidR="00A40999" w:rsidRDefault="00A40999" w:rsidP="00A40999">
      <w:pPr>
        <w:pStyle w:val="a4"/>
        <w:numPr>
          <w:ilvl w:val="0"/>
          <w:numId w:val="1"/>
        </w:numPr>
      </w:pPr>
      <w:r>
        <w:t xml:space="preserve">В зависимости от внутреннего логического состояния выхода (“1” или “0”) </w:t>
      </w:r>
      <w:del w:id="60" w:author="Баембитов Альберт Талгатович, тел. 86(717)3749" w:date="2022-11-23T14:02:00Z">
        <w:r w:rsidDel="003E23BE">
          <w:delText xml:space="preserve">возбуждает </w:delText>
        </w:r>
      </w:del>
      <w:ins w:id="61" w:author="Баембитов Альберт Талгатович, тел. 86(717)3749" w:date="2022-11-23T14:02:00Z">
        <w:r w:rsidR="003E23BE">
          <w:t xml:space="preserve">возбуждают </w:t>
        </w:r>
      </w:ins>
      <w:r>
        <w:t xml:space="preserve">на клеммах дискретного выхода или </w:t>
      </w:r>
      <w:del w:id="62" w:author="Баембитов Альберт Талгатович, тел. 86(717)3749" w:date="2022-11-23T14:02:00Z">
        <w:r w:rsidDel="003E23BE">
          <w:delText xml:space="preserve">снимает </w:delText>
        </w:r>
      </w:del>
      <w:ins w:id="63" w:author="Баембитов Альберт Талгатович, тел. 86(717)3749" w:date="2022-11-23T14:02:00Z">
        <w:r w:rsidR="003E23BE">
          <w:t xml:space="preserve">снимают </w:t>
        </w:r>
      </w:ins>
      <w:r>
        <w:t>с них напряжение 24 В</w:t>
      </w:r>
    </w:p>
    <w:p w14:paraId="6DBFFC68" w14:textId="582B1DB2" w:rsidR="00A40999" w:rsidRDefault="00A40999" w:rsidP="00A40999">
      <w:pPr>
        <w:pStyle w:val="a4"/>
        <w:numPr>
          <w:ilvl w:val="0"/>
          <w:numId w:val="1"/>
        </w:numPr>
      </w:pPr>
      <w:r w:rsidRPr="00A40999">
        <w:t>Действуют как AI, только в обратном направлении</w:t>
      </w:r>
    </w:p>
    <w:p w14:paraId="79431398" w14:textId="77777777" w:rsidR="00A40999" w:rsidRDefault="00A40999" w:rsidP="00A40999">
      <w:r>
        <w:t>-------</w:t>
      </w:r>
    </w:p>
    <w:p w14:paraId="1D53AB20" w14:textId="167C6E76" w:rsidR="00A40999" w:rsidRDefault="00A40999" w:rsidP="00A40999">
      <w:r>
        <w:t>Правильный ответ</w:t>
      </w:r>
      <w:r w:rsidRPr="006E7128">
        <w:t>:</w:t>
      </w:r>
      <w:r>
        <w:t xml:space="preserve"> В зависимости от внутреннего логического состояния выхода (“1” или “0”) </w:t>
      </w:r>
      <w:del w:id="64" w:author="Баембитов Альберт Талгатович, тел. 86(717)3749" w:date="2022-11-23T14:02:00Z">
        <w:r w:rsidDel="003E23BE">
          <w:delText xml:space="preserve">возбуждает </w:delText>
        </w:r>
      </w:del>
      <w:ins w:id="65" w:author="Баембитов Альберт Талгатович, тел. 86(717)3749" w:date="2022-11-23T14:02:00Z">
        <w:r w:rsidR="003E23BE">
          <w:t xml:space="preserve">возбуждают </w:t>
        </w:r>
      </w:ins>
      <w:r>
        <w:t xml:space="preserve">на клеммах дискретного выхода или </w:t>
      </w:r>
      <w:del w:id="66" w:author="Баембитов Альберт Талгатович, тел. 86(717)3749" w:date="2022-11-23T14:02:00Z">
        <w:r w:rsidDel="003E23BE">
          <w:delText xml:space="preserve">снимает </w:delText>
        </w:r>
      </w:del>
      <w:ins w:id="67" w:author="Баембитов Альберт Талгатович, тел. 86(717)3749" w:date="2022-11-23T14:02:00Z">
        <w:r w:rsidR="003E23BE">
          <w:t xml:space="preserve">снимают </w:t>
        </w:r>
      </w:ins>
      <w:r>
        <w:t>с них напряжение 24 В</w:t>
      </w:r>
    </w:p>
    <w:p w14:paraId="3C1CFA08" w14:textId="19DFF4E6" w:rsidR="00A40999" w:rsidRDefault="00A40999" w:rsidP="00A05CDC"/>
    <w:p w14:paraId="60EED938" w14:textId="1DD26C68" w:rsidR="00A40999" w:rsidRPr="00576721" w:rsidRDefault="00A40999" w:rsidP="00A40999">
      <w:r>
        <w:t>Номер: 12.2.</w:t>
      </w:r>
      <w:r w:rsidR="00012155">
        <w:t>1</w:t>
      </w:r>
      <w:r>
        <w:t>.2.1019.2.0(1)</w:t>
      </w:r>
    </w:p>
    <w:p w14:paraId="46102DDB" w14:textId="59CCD6FD" w:rsidR="00A40999" w:rsidRPr="00C36ACA" w:rsidRDefault="00A40999" w:rsidP="00A40999">
      <w:r>
        <w:t>Задание:</w:t>
      </w:r>
      <w:r w:rsidRPr="00C36ACA">
        <w:t xml:space="preserve"> </w:t>
      </w:r>
      <w:r>
        <w:t>В состав моноблочного контроллера не входит:</w:t>
      </w:r>
    </w:p>
    <w:p w14:paraId="75BC15B4" w14:textId="77777777" w:rsidR="00A40999" w:rsidRDefault="00A40999" w:rsidP="00A40999">
      <w:r>
        <w:t>Ответы:</w:t>
      </w:r>
    </w:p>
    <w:p w14:paraId="7B7A08C2" w14:textId="64AE7AF6" w:rsidR="00A40999" w:rsidRDefault="00A40999" w:rsidP="00A40999">
      <w:pPr>
        <w:pStyle w:val="a4"/>
        <w:numPr>
          <w:ilvl w:val="0"/>
          <w:numId w:val="1"/>
        </w:numPr>
      </w:pPr>
      <w:r w:rsidRPr="00A40999">
        <w:t>м</w:t>
      </w:r>
      <w:r>
        <w:t>а</w:t>
      </w:r>
      <w:r w:rsidRPr="00A40999">
        <w:t>кропроцессор</w:t>
      </w:r>
    </w:p>
    <w:p w14:paraId="4B9990DA" w14:textId="0D7FD0CD" w:rsidR="00A40999" w:rsidRDefault="00A40999" w:rsidP="00A40999">
      <w:pPr>
        <w:pStyle w:val="a4"/>
        <w:numPr>
          <w:ilvl w:val="0"/>
          <w:numId w:val="1"/>
        </w:numPr>
      </w:pPr>
      <w:r w:rsidRPr="00A40999">
        <w:t>блок питания</w:t>
      </w:r>
    </w:p>
    <w:p w14:paraId="5ECC6A7D" w14:textId="14B00AB5" w:rsidR="00A40999" w:rsidRDefault="00A40999" w:rsidP="00A40999">
      <w:pPr>
        <w:pStyle w:val="a4"/>
        <w:numPr>
          <w:ilvl w:val="0"/>
          <w:numId w:val="1"/>
        </w:numPr>
      </w:pPr>
      <w:r w:rsidRPr="00A40999">
        <w:t>индикаторы состояния</w:t>
      </w:r>
    </w:p>
    <w:p w14:paraId="33446AD1" w14:textId="7824DE2D" w:rsidR="00A40999" w:rsidRDefault="00A40999" w:rsidP="00A40999">
      <w:pPr>
        <w:pStyle w:val="a4"/>
        <w:numPr>
          <w:ilvl w:val="0"/>
          <w:numId w:val="1"/>
        </w:numPr>
      </w:pPr>
      <w:r w:rsidRPr="00A40999">
        <w:t>каналы аналогового и дискретного ввода и вывода</w:t>
      </w:r>
    </w:p>
    <w:p w14:paraId="683A404D" w14:textId="77777777" w:rsidR="00A40999" w:rsidRDefault="00A40999" w:rsidP="00A40999">
      <w:r>
        <w:lastRenderedPageBreak/>
        <w:t>-------</w:t>
      </w:r>
    </w:p>
    <w:p w14:paraId="3FC2D639" w14:textId="7F941BAD" w:rsidR="00A40999" w:rsidRDefault="00A40999" w:rsidP="00A05CDC">
      <w:r>
        <w:t>Правильный ответ</w:t>
      </w:r>
      <w:r w:rsidRPr="006E7128">
        <w:t>:</w:t>
      </w:r>
      <w:r>
        <w:t xml:space="preserve"> </w:t>
      </w:r>
      <w:r w:rsidRPr="00A40999">
        <w:t>макропроцессор</w:t>
      </w:r>
    </w:p>
    <w:p w14:paraId="6FF6BBE6" w14:textId="77777777" w:rsidR="00A40999" w:rsidRDefault="00A40999" w:rsidP="00A05CDC"/>
    <w:p w14:paraId="5738BA93" w14:textId="00B594AD" w:rsidR="00A40999" w:rsidRPr="00576721" w:rsidRDefault="00A40999" w:rsidP="00A40999">
      <w:r>
        <w:t>Номер: 12.2.</w:t>
      </w:r>
      <w:r w:rsidR="00012155">
        <w:t>1</w:t>
      </w:r>
      <w:r>
        <w:t>.2.10</w:t>
      </w:r>
      <w:r w:rsidR="00252CC2">
        <w:t>20</w:t>
      </w:r>
      <w:r>
        <w:t>.2.0(1)</w:t>
      </w:r>
    </w:p>
    <w:p w14:paraId="365A77F6" w14:textId="04D4AD72" w:rsidR="00A40999" w:rsidRPr="00C36ACA" w:rsidRDefault="00A40999" w:rsidP="00A40999">
      <w:r>
        <w:t>Задание:</w:t>
      </w:r>
      <w:r w:rsidRPr="00C36ACA">
        <w:t xml:space="preserve"> </w:t>
      </w:r>
      <w:r>
        <w:t>Модульный контроллер состоит из:</w:t>
      </w:r>
    </w:p>
    <w:p w14:paraId="47B8FB0C" w14:textId="77777777" w:rsidR="00A40999" w:rsidRDefault="00A40999" w:rsidP="00A40999">
      <w:r>
        <w:t>Ответы:</w:t>
      </w:r>
    </w:p>
    <w:p w14:paraId="1E83DDAB" w14:textId="4DE68E0D" w:rsidR="00A40999" w:rsidRDefault="00A40999" w:rsidP="00A40999">
      <w:pPr>
        <w:pStyle w:val="a4"/>
        <w:numPr>
          <w:ilvl w:val="0"/>
          <w:numId w:val="1"/>
        </w:numPr>
      </w:pPr>
      <w:r w:rsidRPr="00A40999">
        <w:t>микропроцессорный модуль</w:t>
      </w:r>
    </w:p>
    <w:p w14:paraId="54123DDD" w14:textId="2E531485" w:rsidR="00A40999" w:rsidRDefault="00A40999" w:rsidP="00A40999">
      <w:pPr>
        <w:pStyle w:val="a4"/>
        <w:numPr>
          <w:ilvl w:val="0"/>
          <w:numId w:val="1"/>
        </w:numPr>
      </w:pPr>
      <w:commentRangeStart w:id="68"/>
      <w:commentRangeStart w:id="69"/>
      <w:del w:id="70" w:author="Фанур А Баязитов" w:date="2022-11-23T15:57:00Z">
        <w:r w:rsidRPr="00A40999" w:rsidDel="00093DCB">
          <w:delText>Schneider Modicon TSX Quantum</w:delText>
        </w:r>
      </w:del>
      <w:ins w:id="71" w:author="Фанур А Баязитов" w:date="2022-11-23T15:57:00Z">
        <w:r w:rsidR="00093DCB">
          <w:t xml:space="preserve"> </w:t>
        </w:r>
        <w:proofErr w:type="spellStart"/>
        <w:r w:rsidR="00093DCB">
          <w:t>макропроцессорный</w:t>
        </w:r>
        <w:proofErr w:type="spellEnd"/>
        <w:r w:rsidR="00093DCB">
          <w:t xml:space="preserve"> модуль</w:t>
        </w:r>
      </w:ins>
    </w:p>
    <w:p w14:paraId="01D4749F" w14:textId="374D8BE6" w:rsidR="00A40999" w:rsidRDefault="00A40999" w:rsidP="00A40999">
      <w:pPr>
        <w:pStyle w:val="a4"/>
        <w:numPr>
          <w:ilvl w:val="0"/>
          <w:numId w:val="1"/>
        </w:numPr>
      </w:pPr>
      <w:del w:id="72" w:author="Фанур А Баязитов" w:date="2022-11-23T15:57:00Z">
        <w:r w:rsidRPr="00A40999" w:rsidDel="00093DCB">
          <w:delText>Siemens S7-400</w:delText>
        </w:r>
      </w:del>
      <w:ins w:id="73" w:author="Фанур А Баязитов" w:date="2022-11-23T15:57:00Z">
        <w:r w:rsidR="00093DCB">
          <w:t xml:space="preserve"> бло</w:t>
        </w:r>
      </w:ins>
      <w:ins w:id="74" w:author="Фанур А Баязитов" w:date="2022-11-23T15:58:00Z">
        <w:r w:rsidR="00093DCB">
          <w:t>к сброса</w:t>
        </w:r>
      </w:ins>
    </w:p>
    <w:p w14:paraId="7F08A481" w14:textId="23D07581" w:rsidR="00A40999" w:rsidRDefault="00252CC2" w:rsidP="00A40999">
      <w:pPr>
        <w:pStyle w:val="a4"/>
        <w:numPr>
          <w:ilvl w:val="0"/>
          <w:numId w:val="1"/>
        </w:numPr>
      </w:pPr>
      <w:del w:id="75" w:author="Фанур А Баязитов" w:date="2022-11-23T15:58:00Z">
        <w:r w:rsidRPr="00252CC2" w:rsidDel="00093DCB">
          <w:delText>Волмаг КОНТРАСТ</w:delText>
        </w:r>
        <w:commentRangeEnd w:id="68"/>
        <w:r w:rsidR="003E23BE" w:rsidDel="00093DCB">
          <w:rPr>
            <w:rStyle w:val="a7"/>
          </w:rPr>
          <w:commentReference w:id="68"/>
        </w:r>
      </w:del>
      <w:commentRangeEnd w:id="69"/>
      <w:r w:rsidR="003149BB">
        <w:rPr>
          <w:rStyle w:val="a7"/>
        </w:rPr>
        <w:commentReference w:id="69"/>
      </w:r>
      <w:ins w:id="76" w:author="Фанур А Баязитов" w:date="2022-11-23T15:58:00Z">
        <w:r w:rsidR="00093DCB">
          <w:t xml:space="preserve"> модуль общих вычислений</w:t>
        </w:r>
      </w:ins>
    </w:p>
    <w:p w14:paraId="099BF309" w14:textId="77777777" w:rsidR="00A40999" w:rsidRDefault="00A40999" w:rsidP="00A40999">
      <w:r>
        <w:t>-------</w:t>
      </w:r>
    </w:p>
    <w:p w14:paraId="3EC751A6" w14:textId="0E460547" w:rsidR="00A40999" w:rsidRPr="004F16DC" w:rsidRDefault="00A40999" w:rsidP="00A40999">
      <w:r>
        <w:t>Правильный ответ</w:t>
      </w:r>
      <w:r w:rsidRPr="006E7128">
        <w:t>:</w:t>
      </w:r>
      <w:r>
        <w:t xml:space="preserve"> </w:t>
      </w:r>
      <w:r w:rsidR="00252CC2" w:rsidRPr="00A40999">
        <w:t>микропроцессорный модуль</w:t>
      </w:r>
    </w:p>
    <w:p w14:paraId="106A407D" w14:textId="672CEE25" w:rsidR="00A40999" w:rsidRDefault="00A40999" w:rsidP="00A05CDC"/>
    <w:p w14:paraId="6DD4F2E6" w14:textId="3D09F213" w:rsidR="00252CC2" w:rsidRPr="00576721" w:rsidRDefault="00252CC2" w:rsidP="00252CC2">
      <w:r>
        <w:t>Номер: 12.2.</w:t>
      </w:r>
      <w:r w:rsidR="00012155">
        <w:t>1</w:t>
      </w:r>
      <w:r>
        <w:t>.3.1021.1.0(1)</w:t>
      </w:r>
    </w:p>
    <w:p w14:paraId="1D77662E" w14:textId="2487EB91" w:rsidR="00252CC2" w:rsidRPr="00C36ACA" w:rsidRDefault="00252CC2" w:rsidP="00252CC2">
      <w:r>
        <w:t>Задание</w:t>
      </w:r>
      <w:proofErr w:type="gramStart"/>
      <w:r>
        <w:t>:</w:t>
      </w:r>
      <w:r w:rsidRPr="00C36ACA">
        <w:t xml:space="preserve"> </w:t>
      </w:r>
      <w:r>
        <w:t>При</w:t>
      </w:r>
      <w:proofErr w:type="gramEnd"/>
      <w:r>
        <w:t xml:space="preserve"> сравнении различных ПЛК не используется:</w:t>
      </w:r>
    </w:p>
    <w:p w14:paraId="0897B9AC" w14:textId="77777777" w:rsidR="00252CC2" w:rsidRDefault="00252CC2" w:rsidP="00252CC2">
      <w:r>
        <w:t>Ответы:</w:t>
      </w:r>
    </w:p>
    <w:p w14:paraId="3FBAAF7C" w14:textId="35C103F0" w:rsidR="00252CC2" w:rsidRDefault="00252CC2" w:rsidP="00252CC2">
      <w:pPr>
        <w:pStyle w:val="a4"/>
        <w:numPr>
          <w:ilvl w:val="0"/>
          <w:numId w:val="1"/>
        </w:numPr>
      </w:pPr>
      <w:r>
        <w:t>Качество подключения</w:t>
      </w:r>
    </w:p>
    <w:p w14:paraId="77EB0421" w14:textId="43812D2E" w:rsidR="00252CC2" w:rsidRDefault="00252CC2" w:rsidP="00252CC2">
      <w:pPr>
        <w:pStyle w:val="a4"/>
        <w:numPr>
          <w:ilvl w:val="0"/>
          <w:numId w:val="1"/>
        </w:numPr>
      </w:pPr>
      <w:r>
        <w:t>Диапазон напряжений питания</w:t>
      </w:r>
    </w:p>
    <w:p w14:paraId="0E0A6F43" w14:textId="01E7EDB9" w:rsidR="00252CC2" w:rsidRDefault="00252CC2" w:rsidP="00252CC2">
      <w:pPr>
        <w:pStyle w:val="a4"/>
        <w:numPr>
          <w:ilvl w:val="0"/>
          <w:numId w:val="1"/>
        </w:numPr>
      </w:pPr>
      <w:r>
        <w:t>Объем энергозависимой памяти</w:t>
      </w:r>
    </w:p>
    <w:p w14:paraId="415B07D3" w14:textId="526431AE" w:rsidR="00252CC2" w:rsidRDefault="00252CC2" w:rsidP="00252CC2">
      <w:pPr>
        <w:pStyle w:val="a4"/>
        <w:numPr>
          <w:ilvl w:val="0"/>
          <w:numId w:val="1"/>
        </w:numPr>
      </w:pPr>
      <w:r>
        <w:t>Количество</w:t>
      </w:r>
    </w:p>
    <w:p w14:paraId="5C48031E" w14:textId="77777777" w:rsidR="00252CC2" w:rsidRDefault="00252CC2" w:rsidP="00252CC2">
      <w:r>
        <w:t>-------</w:t>
      </w:r>
    </w:p>
    <w:p w14:paraId="51AC6B17" w14:textId="393A2D67" w:rsidR="00252CC2" w:rsidRPr="004F16DC" w:rsidRDefault="00252CC2" w:rsidP="00252CC2">
      <w:r>
        <w:t>Правильный ответ</w:t>
      </w:r>
      <w:r w:rsidRPr="006E7128">
        <w:t>:</w:t>
      </w:r>
      <w:r>
        <w:t xml:space="preserve"> </w:t>
      </w:r>
      <w:r w:rsidRPr="00252CC2">
        <w:t>Качество подключения</w:t>
      </w:r>
    </w:p>
    <w:p w14:paraId="41B8E924" w14:textId="3F5A6B49" w:rsidR="00252CC2" w:rsidRDefault="00252CC2" w:rsidP="00A05CDC"/>
    <w:p w14:paraId="50A0AA1C" w14:textId="17BEEB51" w:rsidR="00252CC2" w:rsidRPr="00576721" w:rsidRDefault="00252CC2" w:rsidP="00252CC2">
      <w:r>
        <w:t>Номер: 12.2.</w:t>
      </w:r>
      <w:r w:rsidR="00012155">
        <w:t>1</w:t>
      </w:r>
      <w:r>
        <w:t>.1.1022.1.0(1)</w:t>
      </w:r>
    </w:p>
    <w:p w14:paraId="3EAAC385" w14:textId="44EAF540" w:rsidR="00252CC2" w:rsidRPr="00C36ACA" w:rsidRDefault="00252CC2" w:rsidP="00252CC2">
      <w:r>
        <w:t>Задание:</w:t>
      </w:r>
      <w:r w:rsidRPr="00C36ACA">
        <w:t xml:space="preserve"> </w:t>
      </w:r>
      <w:r>
        <w:t>ОЗУ – это:</w:t>
      </w:r>
    </w:p>
    <w:p w14:paraId="381BACDE" w14:textId="77777777" w:rsidR="00252CC2" w:rsidRDefault="00252CC2" w:rsidP="00252CC2">
      <w:r>
        <w:t>Ответы:</w:t>
      </w:r>
    </w:p>
    <w:p w14:paraId="2332BD46" w14:textId="2D26BED1" w:rsidR="00252CC2" w:rsidRDefault="00252CC2" w:rsidP="00252CC2">
      <w:pPr>
        <w:pStyle w:val="a4"/>
        <w:numPr>
          <w:ilvl w:val="0"/>
          <w:numId w:val="1"/>
        </w:numPr>
      </w:pPr>
      <w:r>
        <w:t>Устройство, представляющее собой тип памяти, которая позволяет чтение и запись в любую ячейку без предварительного поиска</w:t>
      </w:r>
    </w:p>
    <w:p w14:paraId="01E44AE2" w14:textId="3DD29D0E" w:rsidR="00252CC2" w:rsidRDefault="00252CC2" w:rsidP="00252CC2">
      <w:pPr>
        <w:pStyle w:val="a4"/>
        <w:numPr>
          <w:ilvl w:val="0"/>
          <w:numId w:val="1"/>
        </w:numPr>
      </w:pPr>
      <w:r>
        <w:t>Устройство, устроенное в виде адресуемого массива ячеек (матрицы), каждая ячейка которого может кодировать единицу информации</w:t>
      </w:r>
    </w:p>
    <w:p w14:paraId="2E198111" w14:textId="77777777" w:rsidR="00252CC2" w:rsidRDefault="00252CC2" w:rsidP="00252CC2">
      <w:r>
        <w:t>-------</w:t>
      </w:r>
    </w:p>
    <w:p w14:paraId="23792F2A" w14:textId="2344702A" w:rsidR="00252CC2" w:rsidRPr="004F16DC" w:rsidRDefault="00252CC2" w:rsidP="00252CC2">
      <w:r>
        <w:t>Правильный ответ</w:t>
      </w:r>
      <w:r w:rsidRPr="006E7128">
        <w:t>:</w:t>
      </w:r>
      <w:r>
        <w:t xml:space="preserve"> </w:t>
      </w:r>
      <w:r w:rsidRPr="00252CC2">
        <w:t>Устройство, представляющее собой тип памяти, которая позволяет чтение и запись в любую ячейку без предварительного поиска</w:t>
      </w:r>
    </w:p>
    <w:p w14:paraId="0AD2B61A" w14:textId="3FD4BC7C" w:rsidR="00252CC2" w:rsidRDefault="00252CC2" w:rsidP="00A05CDC"/>
    <w:p w14:paraId="0F90B5D9" w14:textId="13724D28" w:rsidR="00252CC2" w:rsidRPr="00576721" w:rsidRDefault="00252CC2" w:rsidP="00252CC2">
      <w:r>
        <w:t>Номер: 12.2.</w:t>
      </w:r>
      <w:r w:rsidR="00012155">
        <w:t>1</w:t>
      </w:r>
      <w:r>
        <w:t>.1.102</w:t>
      </w:r>
      <w:r w:rsidR="00C14A7D">
        <w:t>3</w:t>
      </w:r>
      <w:r>
        <w:t>.1.0(1)</w:t>
      </w:r>
    </w:p>
    <w:p w14:paraId="3D9D07B2" w14:textId="2FD061D8" w:rsidR="00252CC2" w:rsidRPr="00C36ACA" w:rsidRDefault="00252CC2" w:rsidP="00252CC2">
      <w:r>
        <w:t>Задание:</w:t>
      </w:r>
      <w:r w:rsidRPr="00C36ACA">
        <w:t xml:space="preserve"> </w:t>
      </w:r>
      <w:r w:rsidR="00C14A7D">
        <w:t>П</w:t>
      </w:r>
      <w:r>
        <w:t>ЗУ – это:</w:t>
      </w:r>
    </w:p>
    <w:p w14:paraId="4C3D048A" w14:textId="77777777" w:rsidR="00252CC2" w:rsidRDefault="00252CC2" w:rsidP="00252CC2">
      <w:r>
        <w:t>Ответы:</w:t>
      </w:r>
    </w:p>
    <w:p w14:paraId="6E646155" w14:textId="3FB382C2" w:rsidR="00C14A7D" w:rsidRDefault="00C14A7D" w:rsidP="00C14A7D">
      <w:pPr>
        <w:pStyle w:val="a4"/>
        <w:numPr>
          <w:ilvl w:val="0"/>
          <w:numId w:val="1"/>
        </w:numPr>
      </w:pPr>
      <w:r>
        <w:t>Устройство, устроенное в виде адресуемого массива ячеек (матрицы), каждая ячейка которого может кодировать единицу информации</w:t>
      </w:r>
    </w:p>
    <w:p w14:paraId="5BE409E8" w14:textId="7093BA70" w:rsidR="00252CC2" w:rsidRDefault="00252CC2" w:rsidP="00252CC2">
      <w:pPr>
        <w:pStyle w:val="a4"/>
        <w:numPr>
          <w:ilvl w:val="0"/>
          <w:numId w:val="1"/>
        </w:numPr>
      </w:pPr>
      <w:r>
        <w:t>Устройство, представляющее собой тип памяти, которая позволяет чтение и запись в любую ячейку без предварительного поиска</w:t>
      </w:r>
    </w:p>
    <w:p w14:paraId="47CC280A" w14:textId="77777777" w:rsidR="00252CC2" w:rsidRDefault="00252CC2" w:rsidP="00252CC2">
      <w:r>
        <w:t>-------</w:t>
      </w:r>
    </w:p>
    <w:p w14:paraId="7E28F52D" w14:textId="2BF0771C" w:rsidR="00252CC2" w:rsidRPr="004F16DC" w:rsidRDefault="00252CC2" w:rsidP="00252CC2">
      <w:r>
        <w:t>Правильный ответ</w:t>
      </w:r>
      <w:r w:rsidRPr="006E7128">
        <w:t>:</w:t>
      </w:r>
      <w:r>
        <w:t xml:space="preserve"> </w:t>
      </w:r>
      <w:r w:rsidR="00C14A7D" w:rsidRPr="00C14A7D">
        <w:t>Устройство, устроенное в виде адресуемого массива ячеек (матрицы), каждая ячейка которого может кодировать единицу информации</w:t>
      </w:r>
    </w:p>
    <w:p w14:paraId="5F4FB2F1" w14:textId="0105B67D" w:rsidR="00252CC2" w:rsidRDefault="00252CC2" w:rsidP="00A05CDC"/>
    <w:p w14:paraId="6F51ABED" w14:textId="550B98AB" w:rsidR="00C14A7D" w:rsidRPr="00576721" w:rsidRDefault="00C14A7D" w:rsidP="00C14A7D">
      <w:r>
        <w:t>Номер: 12.</w:t>
      </w:r>
      <w:r w:rsidR="00F6454B">
        <w:t>2</w:t>
      </w:r>
      <w:r>
        <w:t>.</w:t>
      </w:r>
      <w:r w:rsidR="00012155">
        <w:t>1</w:t>
      </w:r>
      <w:r>
        <w:t>.</w:t>
      </w:r>
      <w:r w:rsidR="00311875">
        <w:t>1</w:t>
      </w:r>
      <w:r>
        <w:t>.1024.2.0(1)</w:t>
      </w:r>
    </w:p>
    <w:p w14:paraId="2B3DA852" w14:textId="26576658" w:rsidR="00C14A7D" w:rsidRPr="00C36ACA" w:rsidRDefault="00C14A7D" w:rsidP="00C14A7D">
      <w:r>
        <w:t>Задание:</w:t>
      </w:r>
      <w:r w:rsidRPr="00C36ACA">
        <w:t xml:space="preserve"> </w:t>
      </w:r>
      <w:r>
        <w:t xml:space="preserve">К минусам </w:t>
      </w:r>
      <w:r>
        <w:rPr>
          <w:lang w:val="en-US"/>
        </w:rPr>
        <w:t>FLASH</w:t>
      </w:r>
      <w:r w:rsidRPr="00C14A7D">
        <w:t xml:space="preserve"> </w:t>
      </w:r>
      <w:r>
        <w:t>относится:</w:t>
      </w:r>
    </w:p>
    <w:p w14:paraId="776F2A20" w14:textId="77777777" w:rsidR="00C14A7D" w:rsidRDefault="00C14A7D" w:rsidP="00C14A7D">
      <w:r>
        <w:t>Ответы:</w:t>
      </w:r>
    </w:p>
    <w:p w14:paraId="7EB013BE" w14:textId="27F6C2A1" w:rsidR="00C14A7D" w:rsidRDefault="00C14A7D" w:rsidP="00C14A7D">
      <w:pPr>
        <w:pStyle w:val="a4"/>
        <w:numPr>
          <w:ilvl w:val="0"/>
          <w:numId w:val="1"/>
        </w:numPr>
      </w:pPr>
      <w:r w:rsidRPr="00C14A7D">
        <w:t>медленная запись в произвольные участки памяти</w:t>
      </w:r>
    </w:p>
    <w:p w14:paraId="70217FD3" w14:textId="210675BD" w:rsidR="00C14A7D" w:rsidRDefault="00C14A7D" w:rsidP="00C14A7D">
      <w:pPr>
        <w:pStyle w:val="a4"/>
        <w:numPr>
          <w:ilvl w:val="0"/>
          <w:numId w:val="1"/>
        </w:numPr>
      </w:pPr>
      <w:r w:rsidRPr="00C14A7D">
        <w:t xml:space="preserve">себестоимость производства флэш-памяти </w:t>
      </w:r>
      <w:r>
        <w:t>выше</w:t>
      </w:r>
      <w:r w:rsidRPr="00C14A7D">
        <w:t xml:space="preserve"> </w:t>
      </w:r>
      <w:commentRangeStart w:id="77"/>
      <w:commentRangeStart w:id="78"/>
      <w:ins w:id="79" w:author="Баембитов Альберт Талгатович, тел. 86(717)3749" w:date="2022-11-23T14:26:00Z">
        <w:r w:rsidR="00FA003D">
          <w:t>ниже</w:t>
        </w:r>
      </w:ins>
      <w:commentRangeEnd w:id="77"/>
      <w:r w:rsidR="00093DCB">
        <w:rPr>
          <w:rStyle w:val="a7"/>
        </w:rPr>
        <w:commentReference w:id="77"/>
      </w:r>
      <w:commentRangeEnd w:id="78"/>
      <w:r w:rsidR="00E74295">
        <w:rPr>
          <w:rStyle w:val="a7"/>
        </w:rPr>
        <w:commentReference w:id="78"/>
      </w:r>
      <w:ins w:id="80" w:author="Фанур А Баязитов" w:date="2022-11-24T11:18:00Z">
        <w:r w:rsidR="00D82F63" w:rsidRPr="00E74295">
          <w:t xml:space="preserve"> </w:t>
        </w:r>
      </w:ins>
      <w:r w:rsidRPr="00C14A7D">
        <w:t xml:space="preserve">за счёт более </w:t>
      </w:r>
      <w:ins w:id="81" w:author="Фанур А Баязитов" w:date="2022-11-24T11:18:00Z">
        <w:r w:rsidR="00D82F63">
          <w:t xml:space="preserve">сложной </w:t>
        </w:r>
      </w:ins>
      <w:r w:rsidRPr="00C14A7D">
        <w:t>организации</w:t>
      </w:r>
    </w:p>
    <w:p w14:paraId="18131036" w14:textId="08C520CC" w:rsidR="00C14A7D" w:rsidRDefault="00C14A7D" w:rsidP="00C14A7D">
      <w:pPr>
        <w:pStyle w:val="a4"/>
        <w:numPr>
          <w:ilvl w:val="0"/>
          <w:numId w:val="1"/>
        </w:numPr>
      </w:pPr>
      <w:r w:rsidRPr="00C14A7D">
        <w:lastRenderedPageBreak/>
        <w:t>небольшое количество циклов перезаписи</w:t>
      </w:r>
    </w:p>
    <w:p w14:paraId="0D87DF72" w14:textId="4AE96C8A" w:rsidR="00C14A7D" w:rsidRDefault="00C14A7D" w:rsidP="00C14A7D">
      <w:pPr>
        <w:pStyle w:val="a4"/>
        <w:numPr>
          <w:ilvl w:val="0"/>
          <w:numId w:val="1"/>
        </w:numPr>
      </w:pPr>
      <w:r w:rsidRPr="00C14A7D">
        <w:t>легкость в эксплуатации</w:t>
      </w:r>
    </w:p>
    <w:p w14:paraId="45315981" w14:textId="793E8FD9" w:rsidR="00C14A7D" w:rsidRDefault="00C14A7D" w:rsidP="00C14A7D">
      <w:r>
        <w:t>-------</w:t>
      </w:r>
    </w:p>
    <w:p w14:paraId="1143946A" w14:textId="108DCD11" w:rsidR="00C14A7D" w:rsidRPr="004F16DC" w:rsidRDefault="00C14A7D" w:rsidP="00C14A7D">
      <w:r>
        <w:t>Правильный ответ</w:t>
      </w:r>
      <w:r w:rsidRPr="006E7128">
        <w:t>:</w:t>
      </w:r>
      <w:r>
        <w:t xml:space="preserve"> </w:t>
      </w:r>
      <w:r w:rsidRPr="00C14A7D">
        <w:t>медленная запись в произвольные участки памяти</w:t>
      </w:r>
    </w:p>
    <w:p w14:paraId="5336907B" w14:textId="1E820438" w:rsidR="00C14A7D" w:rsidRDefault="00C14A7D" w:rsidP="00A05CDC"/>
    <w:p w14:paraId="04CC54FA" w14:textId="6E371C39" w:rsidR="00C14A7D" w:rsidRPr="00576721" w:rsidRDefault="00C14A7D" w:rsidP="00C14A7D">
      <w:r>
        <w:t>Номер: 12.</w:t>
      </w:r>
      <w:r w:rsidR="00F6454B">
        <w:t>2</w:t>
      </w:r>
      <w:r>
        <w:t>.</w:t>
      </w:r>
      <w:r w:rsidR="00012155">
        <w:t>1</w:t>
      </w:r>
      <w:r>
        <w:t>.</w:t>
      </w:r>
      <w:r w:rsidR="00311875">
        <w:t>3</w:t>
      </w:r>
      <w:r>
        <w:t>.102</w:t>
      </w:r>
      <w:r w:rsidR="00311875">
        <w:t>5</w:t>
      </w:r>
      <w:r>
        <w:t>.</w:t>
      </w:r>
      <w:r w:rsidR="00311875">
        <w:t>3</w:t>
      </w:r>
      <w:r>
        <w:t>.0(1)</w:t>
      </w:r>
    </w:p>
    <w:p w14:paraId="37DFF837" w14:textId="3BF40A24" w:rsidR="00C14A7D" w:rsidRDefault="00C14A7D" w:rsidP="00C14A7D">
      <w:r>
        <w:t>Задание</w:t>
      </w:r>
      <w:proofErr w:type="gramStart"/>
      <w:r>
        <w:t>:</w:t>
      </w:r>
      <w:r w:rsidRPr="00C36ACA">
        <w:t xml:space="preserve"> </w:t>
      </w:r>
      <w:r w:rsidR="00311875">
        <w:t>Под</w:t>
      </w:r>
      <w:proofErr w:type="gramEnd"/>
      <w:r w:rsidR="00311875">
        <w:t xml:space="preserve"> _____ следует понимать такой ввод/вывод, когда модули ввода/вывода размещаются непосредственно на том же шасси, на котором размещен и модуль центрального процессора</w:t>
      </w:r>
      <w:r w:rsidR="00311875">
        <w:cr/>
      </w:r>
      <w:r>
        <w:t>Ответы:</w:t>
      </w:r>
    </w:p>
    <w:p w14:paraId="45C6FEB8" w14:textId="433D58EC" w:rsidR="00C14A7D" w:rsidRDefault="00311875" w:rsidP="00C14A7D">
      <w:pPr>
        <w:pStyle w:val="a4"/>
        <w:numPr>
          <w:ilvl w:val="0"/>
          <w:numId w:val="1"/>
        </w:numPr>
      </w:pPr>
      <w:r>
        <w:t>локальным</w:t>
      </w:r>
    </w:p>
    <w:p w14:paraId="7E26BE38" w14:textId="77777777" w:rsidR="00C14A7D" w:rsidRDefault="00C14A7D" w:rsidP="00C14A7D">
      <w:r>
        <w:t>-------</w:t>
      </w:r>
    </w:p>
    <w:p w14:paraId="7CE8A9F0" w14:textId="28E7F090" w:rsidR="00C14A7D" w:rsidRDefault="00311875" w:rsidP="00A05CDC">
      <w:r w:rsidRPr="00311875">
        <w:t>Для данного задания правильным ответом будет текст «</w:t>
      </w:r>
      <w:r>
        <w:t>локальным</w:t>
      </w:r>
      <w:r w:rsidRPr="00311875">
        <w:t>», введенный в специальное поле</w:t>
      </w:r>
    </w:p>
    <w:p w14:paraId="6504917D" w14:textId="7B4E45B1" w:rsidR="00311875" w:rsidRDefault="00311875" w:rsidP="00A05CDC"/>
    <w:p w14:paraId="6B96D818" w14:textId="3EEBF75C" w:rsidR="00311875" w:rsidRPr="00576721" w:rsidRDefault="00311875" w:rsidP="00311875">
      <w:r>
        <w:t>Номер: 12.</w:t>
      </w:r>
      <w:r w:rsidR="00F6454B">
        <w:t>2</w:t>
      </w:r>
      <w:r>
        <w:t>.</w:t>
      </w:r>
      <w:r w:rsidR="00012155">
        <w:t>1</w:t>
      </w:r>
      <w:r>
        <w:t>.3.1026.3.0(1)</w:t>
      </w:r>
    </w:p>
    <w:p w14:paraId="14ECF02E" w14:textId="1B394887" w:rsidR="00311875" w:rsidRDefault="00311875" w:rsidP="00311875">
      <w:r>
        <w:t>Задание:</w:t>
      </w:r>
      <w:r w:rsidRPr="00C36ACA">
        <w:t xml:space="preserve"> </w:t>
      </w:r>
      <w:r>
        <w:t>_____ ввод/вывод применяется для систем, в которых имеется большое количество датчиков и других полевых устройств, находящихся на достаточно большом расстоянии (1000 и более метров) от центрального процессора</w:t>
      </w:r>
      <w:r>
        <w:cr/>
        <w:t>Ответы:</w:t>
      </w:r>
    </w:p>
    <w:p w14:paraId="60C6D812" w14:textId="44AFE7B3" w:rsidR="00311875" w:rsidRDefault="00311875" w:rsidP="00311875">
      <w:pPr>
        <w:pStyle w:val="a4"/>
        <w:numPr>
          <w:ilvl w:val="0"/>
          <w:numId w:val="1"/>
        </w:numPr>
      </w:pPr>
      <w:r>
        <w:t>Удаленный</w:t>
      </w:r>
    </w:p>
    <w:p w14:paraId="475C0FB1" w14:textId="77777777" w:rsidR="00311875" w:rsidRDefault="00311875" w:rsidP="00311875">
      <w:r>
        <w:t>-------</w:t>
      </w:r>
    </w:p>
    <w:p w14:paraId="31D2DB62" w14:textId="038451C5" w:rsidR="00311875" w:rsidRPr="004F16DC" w:rsidRDefault="00311875" w:rsidP="00311875">
      <w:r w:rsidRPr="00311875">
        <w:t>Для данного задания правильным ответом будет текст «</w:t>
      </w:r>
      <w:r>
        <w:t>Удаленный</w:t>
      </w:r>
      <w:r w:rsidRPr="00311875">
        <w:t>», введенный в специальное поле</w:t>
      </w:r>
    </w:p>
    <w:p w14:paraId="04D49CFA" w14:textId="579E9DB6" w:rsidR="00311875" w:rsidRDefault="00311875" w:rsidP="00A05CDC"/>
    <w:p w14:paraId="7899F09A" w14:textId="4EEC129F" w:rsidR="00311875" w:rsidRPr="00576721" w:rsidRDefault="00311875" w:rsidP="00311875">
      <w:r>
        <w:t>Номер: 12.</w:t>
      </w:r>
      <w:r w:rsidR="00F6454B">
        <w:t>2</w:t>
      </w:r>
      <w:r>
        <w:t>.</w:t>
      </w:r>
      <w:r w:rsidR="00012155">
        <w:t>1</w:t>
      </w:r>
      <w:r>
        <w:t>.3.102</w:t>
      </w:r>
      <w:r w:rsidR="001D48D6">
        <w:t>7</w:t>
      </w:r>
      <w:r>
        <w:t>.3.0(1)</w:t>
      </w:r>
    </w:p>
    <w:p w14:paraId="44B02B45" w14:textId="64361956" w:rsidR="00311875" w:rsidRDefault="00311875" w:rsidP="001D48D6">
      <w:r>
        <w:t>Задание:</w:t>
      </w:r>
      <w:r w:rsidRPr="00C36ACA">
        <w:t xml:space="preserve"> </w:t>
      </w:r>
      <w:r>
        <w:t xml:space="preserve">_____ </w:t>
      </w:r>
      <w:r w:rsidR="001D48D6">
        <w:t>ввод/вывод является разновидностью удаленного, с той лишь разницей, что количество параметров, которое требуется "достать", мало (от нескольких параметров до десятков)</w:t>
      </w:r>
      <w:r>
        <w:cr/>
        <w:t>Ответы:</w:t>
      </w:r>
    </w:p>
    <w:p w14:paraId="3578E27D" w14:textId="461BD25D" w:rsidR="00311875" w:rsidRDefault="001D48D6" w:rsidP="00311875">
      <w:pPr>
        <w:pStyle w:val="a4"/>
        <w:numPr>
          <w:ilvl w:val="0"/>
          <w:numId w:val="1"/>
        </w:numPr>
      </w:pPr>
      <w:r>
        <w:t>Распределенный</w:t>
      </w:r>
    </w:p>
    <w:p w14:paraId="7995A8E1" w14:textId="77777777" w:rsidR="00311875" w:rsidRDefault="00311875" w:rsidP="00311875">
      <w:r>
        <w:t>-------</w:t>
      </w:r>
    </w:p>
    <w:p w14:paraId="7D7CA6E9" w14:textId="2ED4929D" w:rsidR="00311875" w:rsidRPr="004F16DC" w:rsidRDefault="00311875" w:rsidP="00311875">
      <w:r w:rsidRPr="00311875">
        <w:t>Для данного задания правильным ответом будет текст «</w:t>
      </w:r>
      <w:r w:rsidR="001D48D6">
        <w:t>Распределенный</w:t>
      </w:r>
      <w:r w:rsidRPr="00311875">
        <w:t>», введенный в специальное поле</w:t>
      </w:r>
    </w:p>
    <w:p w14:paraId="7B153B89" w14:textId="6CEF99FC" w:rsidR="00311875" w:rsidRDefault="00311875" w:rsidP="00A05CDC"/>
    <w:p w14:paraId="158CF2EF" w14:textId="47A3A5E0" w:rsidR="001D48D6" w:rsidRPr="00576721" w:rsidDel="003149BB" w:rsidRDefault="001D48D6" w:rsidP="001D48D6">
      <w:pPr>
        <w:rPr>
          <w:del w:id="82" w:author="Фанур А Баязитов" w:date="2022-11-23T16:06:00Z"/>
        </w:rPr>
      </w:pPr>
      <w:commentRangeStart w:id="83"/>
      <w:commentRangeStart w:id="84"/>
      <w:del w:id="85" w:author="Фанур А Баязитов" w:date="2022-11-23T16:06:00Z">
        <w:r w:rsidDel="003149BB">
          <w:delText>Номер: 12.</w:delText>
        </w:r>
        <w:r w:rsidR="00F6454B" w:rsidDel="003149BB">
          <w:delText>2</w:delText>
        </w:r>
        <w:r w:rsidDel="003149BB">
          <w:delText>.</w:delText>
        </w:r>
        <w:r w:rsidR="00012155" w:rsidDel="003149BB">
          <w:delText>2</w:delText>
        </w:r>
        <w:r w:rsidDel="003149BB">
          <w:delText>.3.1028.3.1(3)</w:delText>
        </w:r>
      </w:del>
    </w:p>
    <w:p w14:paraId="5B508574" w14:textId="03E03EF5" w:rsidR="001D48D6" w:rsidDel="003149BB" w:rsidRDefault="001D48D6" w:rsidP="001D48D6">
      <w:pPr>
        <w:rPr>
          <w:del w:id="86" w:author="Фанур А Баязитов" w:date="2022-11-23T16:06:00Z"/>
        </w:rPr>
      </w:pPr>
      <w:del w:id="87" w:author="Фанур А Баязитов" w:date="2022-11-23T16:06:00Z">
        <w:r w:rsidDel="003149BB">
          <w:delText>Задание:</w:delText>
        </w:r>
        <w:r w:rsidRPr="00C36ACA" w:rsidDel="003149BB">
          <w:delText xml:space="preserve"> </w:delText>
        </w:r>
        <w:r w:rsidDel="003149BB">
          <w:delText>Отметьте стандарты в правильном порядке: 1) Степень защиты от воздействия окружающей среды _____ 2) По устойчивости к климатическим воздействиям при эксплуатации _____ 3) По устойчивости к механическим воздействиям _____</w:delText>
        </w:r>
        <w:r w:rsidDel="003149BB">
          <w:cr/>
          <w:delText>Ответы:</w:delText>
        </w:r>
      </w:del>
    </w:p>
    <w:p w14:paraId="3B1C89AF" w14:textId="2DBC43D0" w:rsidR="001D48D6" w:rsidDel="003149BB" w:rsidRDefault="001D48D6" w:rsidP="001D48D6">
      <w:pPr>
        <w:pStyle w:val="a4"/>
        <w:numPr>
          <w:ilvl w:val="0"/>
          <w:numId w:val="1"/>
        </w:numPr>
        <w:rPr>
          <w:del w:id="88" w:author="Фанур А Баязитов" w:date="2022-11-23T16:06:00Z"/>
        </w:rPr>
      </w:pPr>
      <w:bookmarkStart w:id="89" w:name="_Hlk120005125"/>
      <w:del w:id="90" w:author="Фанур А Баязитов" w:date="2022-11-23T16:06:00Z">
        <w:r w:rsidDel="003149BB">
          <w:delText>ГОСТ 14254-96</w:delText>
        </w:r>
      </w:del>
    </w:p>
    <w:p w14:paraId="56B36371" w14:textId="3576BAE9" w:rsidR="001D48D6" w:rsidDel="003149BB" w:rsidRDefault="001D48D6" w:rsidP="001D48D6">
      <w:pPr>
        <w:pStyle w:val="a4"/>
        <w:numPr>
          <w:ilvl w:val="0"/>
          <w:numId w:val="1"/>
        </w:numPr>
        <w:rPr>
          <w:del w:id="91" w:author="Фанур А Баязитов" w:date="2022-11-23T16:06:00Z"/>
        </w:rPr>
      </w:pPr>
      <w:del w:id="92" w:author="Фанур А Баязитов" w:date="2022-11-23T16:06:00Z">
        <w:r w:rsidDel="003149BB">
          <w:delText>ГОСТ Р 52931-2008</w:delText>
        </w:r>
      </w:del>
    </w:p>
    <w:p w14:paraId="67B2283C" w14:textId="7775433D" w:rsidR="001D48D6" w:rsidDel="003149BB" w:rsidRDefault="001D48D6" w:rsidP="001D48D6">
      <w:pPr>
        <w:pStyle w:val="a4"/>
        <w:numPr>
          <w:ilvl w:val="0"/>
          <w:numId w:val="1"/>
        </w:numPr>
        <w:rPr>
          <w:del w:id="93" w:author="Фанур А Баязитов" w:date="2022-11-23T16:06:00Z"/>
        </w:rPr>
      </w:pPr>
      <w:del w:id="94" w:author="Фанур А Баязитов" w:date="2022-11-23T16:06:00Z">
        <w:r w:rsidRPr="001D48D6" w:rsidDel="003149BB">
          <w:delText>ГОСТ Р 52931-2008</w:delText>
        </w:r>
        <w:bookmarkEnd w:id="89"/>
      </w:del>
    </w:p>
    <w:p w14:paraId="50DAD08C" w14:textId="123ADC3F" w:rsidR="001D48D6" w:rsidDel="003149BB" w:rsidRDefault="001D48D6" w:rsidP="001D48D6">
      <w:pPr>
        <w:rPr>
          <w:del w:id="95" w:author="Фанур А Баязитов" w:date="2022-11-23T16:06:00Z"/>
        </w:rPr>
      </w:pPr>
      <w:del w:id="96" w:author="Фанур А Баязитов" w:date="2022-11-23T16:06:00Z">
        <w:r w:rsidDel="003149BB">
          <w:delText>-------</w:delText>
        </w:r>
      </w:del>
    </w:p>
    <w:p w14:paraId="3EF34438" w14:textId="6C1A59B3" w:rsidR="001D48D6" w:rsidRDefault="001D48D6" w:rsidP="001D48D6">
      <w:pPr>
        <w:rPr>
          <w:ins w:id="97" w:author="Фанур А Баязитов" w:date="2022-11-23T16:06:00Z"/>
        </w:rPr>
      </w:pPr>
      <w:del w:id="98" w:author="Фанур А Баязитов" w:date="2022-11-23T16:06:00Z">
        <w:r w:rsidRPr="001D48D6" w:rsidDel="003149BB">
          <w:delText>Для данного задания правильной последовательностью будет только:</w:delText>
        </w:r>
        <w:r w:rsidDel="003149BB">
          <w:delText xml:space="preserve"> </w:delText>
        </w:r>
        <w:r w:rsidDel="003149BB">
          <w:tab/>
          <w:delText>ГОСТ 14254-96</w:delText>
        </w:r>
        <w:r w:rsidDel="003149BB">
          <w:tab/>
          <w:delText>ГОСТ Р 52931-2008</w:delText>
        </w:r>
        <w:r w:rsidDel="003149BB">
          <w:tab/>
        </w:r>
        <w:r w:rsidDel="003149BB">
          <w:tab/>
          <w:delText>ГОСТ Р 52931-2008</w:delText>
        </w:r>
        <w:commentRangeEnd w:id="83"/>
        <w:r w:rsidR="00B275DB" w:rsidDel="003149BB">
          <w:rPr>
            <w:rStyle w:val="a7"/>
          </w:rPr>
          <w:commentReference w:id="83"/>
        </w:r>
      </w:del>
      <w:commentRangeEnd w:id="84"/>
      <w:r w:rsidR="003149BB">
        <w:rPr>
          <w:rStyle w:val="a7"/>
        </w:rPr>
        <w:commentReference w:id="84"/>
      </w:r>
    </w:p>
    <w:p w14:paraId="4BDFD3D1" w14:textId="77777777" w:rsidR="003149BB" w:rsidRDefault="003149BB" w:rsidP="003149BB">
      <w:pPr>
        <w:rPr>
          <w:ins w:id="99" w:author="Фанур А Баязитов" w:date="2022-11-23T16:06:00Z"/>
        </w:rPr>
      </w:pPr>
    </w:p>
    <w:p w14:paraId="7AC42DD7" w14:textId="5E0BE34F" w:rsidR="003149BB" w:rsidRPr="00576721" w:rsidRDefault="003149BB" w:rsidP="003149BB">
      <w:pPr>
        <w:rPr>
          <w:ins w:id="100" w:author="Фанур А Баязитов" w:date="2022-11-23T16:06:00Z"/>
        </w:rPr>
      </w:pPr>
      <w:ins w:id="101" w:author="Фанур А Баязитов" w:date="2022-11-23T16:06:00Z">
        <w:r>
          <w:t>Номер: 12.2.1.1.1027.1.0(1)</w:t>
        </w:r>
      </w:ins>
    </w:p>
    <w:p w14:paraId="531F8D8F" w14:textId="47A46274" w:rsidR="003149BB" w:rsidRDefault="003149BB" w:rsidP="003149BB">
      <w:pPr>
        <w:rPr>
          <w:ins w:id="102" w:author="Фанур А Баязитов" w:date="2022-11-23T16:06:00Z"/>
        </w:rPr>
      </w:pPr>
      <w:ins w:id="103" w:author="Фанур А Баязитов" w:date="2022-11-23T16:06:00Z">
        <w:r>
          <w:t>Задание:</w:t>
        </w:r>
        <w:r w:rsidRPr="00C36ACA">
          <w:t xml:space="preserve"> </w:t>
        </w:r>
        <w:r>
          <w:t>К ком</w:t>
        </w:r>
      </w:ins>
      <w:ins w:id="104" w:author="Фанур А Баязитов" w:date="2022-11-23T16:07:00Z">
        <w:r>
          <w:t>м</w:t>
        </w:r>
      </w:ins>
      <w:ins w:id="105" w:author="Фанур А Баязитов" w:date="2022-11-23T16:06:00Z">
        <w:r>
          <w:t>уникационным во</w:t>
        </w:r>
      </w:ins>
      <w:ins w:id="106" w:author="Фанур А Баязитов" w:date="2022-11-23T16:07:00Z">
        <w:r>
          <w:t>зможностям контроллеров относится:</w:t>
        </w:r>
      </w:ins>
      <w:ins w:id="107" w:author="Фанур А Баязитов" w:date="2022-11-23T16:06:00Z">
        <w:r>
          <w:cr/>
          <w:t>Ответы:</w:t>
        </w:r>
      </w:ins>
    </w:p>
    <w:p w14:paraId="7C869BE9" w14:textId="66E9204D" w:rsidR="003149BB" w:rsidRDefault="003149BB" w:rsidP="003149BB">
      <w:pPr>
        <w:pStyle w:val="a4"/>
        <w:numPr>
          <w:ilvl w:val="0"/>
          <w:numId w:val="1"/>
        </w:numPr>
        <w:rPr>
          <w:ins w:id="108" w:author="Фанур А Баязитов" w:date="2022-11-23T16:07:00Z"/>
        </w:rPr>
      </w:pPr>
      <w:ins w:id="109" w:author="Фанур А Баязитов" w:date="2022-11-23T16:07:00Z">
        <w:r w:rsidRPr="003149BB">
          <w:t>количество и разнообразие портов в процессорных модулях</w:t>
        </w:r>
      </w:ins>
    </w:p>
    <w:p w14:paraId="188911D3" w14:textId="2FB3B7D5" w:rsidR="003149BB" w:rsidRDefault="003149BB" w:rsidP="003149BB">
      <w:pPr>
        <w:pStyle w:val="a4"/>
        <w:numPr>
          <w:ilvl w:val="0"/>
          <w:numId w:val="1"/>
        </w:numPr>
        <w:rPr>
          <w:ins w:id="110" w:author="Фанур А Баязитов" w:date="2022-11-23T16:06:00Z"/>
        </w:rPr>
      </w:pPr>
      <w:ins w:id="111" w:author="Фанур А Баязитов" w:date="2022-11-23T16:08:00Z">
        <w:r>
          <w:t>широта набора данных и каналов связи</w:t>
        </w:r>
      </w:ins>
    </w:p>
    <w:p w14:paraId="5318283D" w14:textId="77777777" w:rsidR="003149BB" w:rsidRDefault="003149BB" w:rsidP="003149BB">
      <w:pPr>
        <w:rPr>
          <w:ins w:id="112" w:author="Фанур А Баязитов" w:date="2022-11-23T16:06:00Z"/>
        </w:rPr>
      </w:pPr>
      <w:ins w:id="113" w:author="Фанур А Баязитов" w:date="2022-11-23T16:06:00Z">
        <w:r>
          <w:lastRenderedPageBreak/>
          <w:t>-------</w:t>
        </w:r>
      </w:ins>
    </w:p>
    <w:p w14:paraId="60CC89E5" w14:textId="339E6CCA" w:rsidR="003149BB" w:rsidRPr="004F16DC" w:rsidRDefault="003149BB" w:rsidP="003149BB">
      <w:pPr>
        <w:rPr>
          <w:ins w:id="114" w:author="Фанур А Баязитов" w:date="2022-11-23T16:06:00Z"/>
        </w:rPr>
      </w:pPr>
      <w:ins w:id="115" w:author="Фанур А Баязитов" w:date="2022-11-23T16:08:00Z">
        <w:r>
          <w:t xml:space="preserve">Правильный ответ: </w:t>
        </w:r>
        <w:r w:rsidRPr="003149BB">
          <w:t>количество и разнообразие портов в процессорных модулях</w:t>
        </w:r>
      </w:ins>
    </w:p>
    <w:p w14:paraId="49F0192B" w14:textId="77777777" w:rsidR="003149BB" w:rsidRDefault="003149BB" w:rsidP="001D48D6"/>
    <w:p w14:paraId="62247646" w14:textId="40288144" w:rsidR="001D48D6" w:rsidRDefault="001D48D6" w:rsidP="001D48D6"/>
    <w:p w14:paraId="65F4FAEC" w14:textId="5B04D71A" w:rsidR="00044481" w:rsidRPr="00576721" w:rsidRDefault="00044481" w:rsidP="00044481">
      <w:r>
        <w:t>Номер: 12.2.</w:t>
      </w:r>
      <w:r w:rsidR="00012155">
        <w:t>1</w:t>
      </w:r>
      <w:r>
        <w:t>.2.102</w:t>
      </w:r>
      <w:r w:rsidR="009B2CB0">
        <w:t>9</w:t>
      </w:r>
      <w:r>
        <w:t>.1.0(1)</w:t>
      </w:r>
    </w:p>
    <w:p w14:paraId="024B1D5C" w14:textId="779C2262" w:rsidR="00044481" w:rsidRDefault="00044481" w:rsidP="00044481">
      <w:r>
        <w:t>Задание:</w:t>
      </w:r>
      <w:r w:rsidRPr="00C36ACA">
        <w:t xml:space="preserve"> </w:t>
      </w:r>
      <w:r>
        <w:t>Коммуникационные возможности контроллеров не затрагивают:</w:t>
      </w:r>
      <w:r>
        <w:cr/>
        <w:t>Ответы:</w:t>
      </w:r>
    </w:p>
    <w:p w14:paraId="451ACB6E" w14:textId="74CFFCB1" w:rsidR="00044481" w:rsidRDefault="00044481" w:rsidP="00044481">
      <w:pPr>
        <w:pStyle w:val="a4"/>
        <w:numPr>
          <w:ilvl w:val="0"/>
          <w:numId w:val="1"/>
        </w:numPr>
      </w:pPr>
      <w:r>
        <w:t>качество портов в процессорных модулях</w:t>
      </w:r>
    </w:p>
    <w:p w14:paraId="37A518A2" w14:textId="664A3510" w:rsidR="00044481" w:rsidRDefault="00044481" w:rsidP="00044481">
      <w:pPr>
        <w:pStyle w:val="a4"/>
        <w:numPr>
          <w:ilvl w:val="0"/>
          <w:numId w:val="1"/>
        </w:numPr>
      </w:pPr>
      <w:r>
        <w:t>количество и разнообразие портов в процессорных модуля</w:t>
      </w:r>
      <w:ins w:id="116" w:author="Баембитов Альберт Талгатович, тел. 86(717)3749" w:date="2022-11-23T14:43:00Z">
        <w:r w:rsidR="00B275DB">
          <w:t>х</w:t>
        </w:r>
      </w:ins>
    </w:p>
    <w:p w14:paraId="2FFB1001" w14:textId="6769437B" w:rsidR="00044481" w:rsidRDefault="00044481" w:rsidP="00044481">
      <w:pPr>
        <w:pStyle w:val="a4"/>
        <w:numPr>
          <w:ilvl w:val="0"/>
          <w:numId w:val="1"/>
        </w:numPr>
      </w:pPr>
      <w:r>
        <w:t>широта набора интерфейсных модулей</w:t>
      </w:r>
    </w:p>
    <w:p w14:paraId="4C4EADFC" w14:textId="6F3F326D" w:rsidR="00044481" w:rsidRDefault="00044481" w:rsidP="00044481">
      <w:pPr>
        <w:pStyle w:val="a4"/>
        <w:numPr>
          <w:ilvl w:val="0"/>
          <w:numId w:val="1"/>
        </w:numPr>
      </w:pPr>
      <w:r>
        <w:t>поддерживаемые протоколы</w:t>
      </w:r>
    </w:p>
    <w:p w14:paraId="4DA1D66C" w14:textId="77777777" w:rsidR="00044481" w:rsidRDefault="00044481" w:rsidP="00044481">
      <w:r>
        <w:t>-------</w:t>
      </w:r>
    </w:p>
    <w:p w14:paraId="54ABC1D4" w14:textId="1042CF2E" w:rsidR="00044481" w:rsidRDefault="009B2CB0" w:rsidP="00044481">
      <w:r>
        <w:t>Правильный ответ</w:t>
      </w:r>
      <w:r w:rsidR="00044481" w:rsidRPr="001D48D6">
        <w:t>:</w:t>
      </w:r>
      <w:r w:rsidR="00044481">
        <w:t xml:space="preserve"> </w:t>
      </w:r>
      <w:r w:rsidR="00044481" w:rsidRPr="00044481">
        <w:t>качество портов в процессорных модулях</w:t>
      </w:r>
    </w:p>
    <w:p w14:paraId="6CF3F46D" w14:textId="3DF2D8B0" w:rsidR="00044481" w:rsidRDefault="00044481" w:rsidP="001D48D6"/>
    <w:p w14:paraId="615161F6" w14:textId="5E7F3AA8" w:rsidR="009B2CB0" w:rsidRPr="00576721" w:rsidRDefault="009B2CB0" w:rsidP="009B2CB0">
      <w:r>
        <w:t>Номер: 12.2.</w:t>
      </w:r>
      <w:r w:rsidR="00012155">
        <w:t>1</w:t>
      </w:r>
      <w:r>
        <w:t>.1.1030.1.0(1)</w:t>
      </w:r>
    </w:p>
    <w:p w14:paraId="0A280871" w14:textId="73879235" w:rsidR="009B2CB0" w:rsidRDefault="009B2CB0" w:rsidP="009B2CB0">
      <w:r>
        <w:t>Задание:</w:t>
      </w:r>
      <w:r w:rsidRPr="00C36ACA">
        <w:t xml:space="preserve"> </w:t>
      </w:r>
      <w:r>
        <w:t xml:space="preserve">К недостаткам </w:t>
      </w:r>
      <w:del w:id="117" w:author="Баембитов Альберт Талгатович, тел. 86(717)3749" w:date="2022-11-23T14:46:00Z">
        <w:r w:rsidDel="00B275DB">
          <w:rPr>
            <w:lang w:val="en-US"/>
          </w:rPr>
          <w:delText>ERPOM</w:delText>
        </w:r>
        <w:r w:rsidRPr="009B2CB0" w:rsidDel="00B275DB">
          <w:delText xml:space="preserve"> </w:delText>
        </w:r>
      </w:del>
      <w:ins w:id="118" w:author="Баембитов Альберт Талгатович, тел. 86(717)3749" w:date="2022-11-23T14:46:00Z">
        <w:r w:rsidR="00B275DB">
          <w:rPr>
            <w:lang w:val="en-US"/>
          </w:rPr>
          <w:t>EPROM</w:t>
        </w:r>
        <w:r w:rsidR="00B275DB" w:rsidRPr="009B2CB0">
          <w:t xml:space="preserve"> </w:t>
        </w:r>
      </w:ins>
      <w:r>
        <w:t>не относится:</w:t>
      </w:r>
      <w:r>
        <w:cr/>
        <w:t>Ответы:</w:t>
      </w:r>
    </w:p>
    <w:p w14:paraId="3CD88402" w14:textId="46A622E7" w:rsidR="009B2CB0" w:rsidRDefault="009B2CB0" w:rsidP="009B2CB0">
      <w:pPr>
        <w:pStyle w:val="a4"/>
        <w:numPr>
          <w:ilvl w:val="0"/>
          <w:numId w:val="1"/>
        </w:numPr>
      </w:pPr>
      <w:r w:rsidRPr="009B2CB0">
        <w:t>возможность перезаписывать содержимое микросхемы</w:t>
      </w:r>
    </w:p>
    <w:p w14:paraId="14F72699" w14:textId="79C02F60" w:rsidR="009B2CB0" w:rsidRDefault="009B2CB0" w:rsidP="009B2CB0">
      <w:pPr>
        <w:pStyle w:val="a4"/>
        <w:numPr>
          <w:ilvl w:val="0"/>
          <w:numId w:val="1"/>
        </w:numPr>
      </w:pPr>
      <w:r w:rsidRPr="009B2CB0">
        <w:t>небольшое количество циклов перезаписи</w:t>
      </w:r>
    </w:p>
    <w:p w14:paraId="689086E2" w14:textId="77777777" w:rsidR="009B2CB0" w:rsidRDefault="009B2CB0" w:rsidP="009B2CB0">
      <w:r>
        <w:t>-------</w:t>
      </w:r>
    </w:p>
    <w:p w14:paraId="0B937B00" w14:textId="49110256" w:rsidR="009B2CB0" w:rsidRDefault="009B2CB0" w:rsidP="009B2CB0">
      <w:r>
        <w:t>Правильный ответ</w:t>
      </w:r>
      <w:r w:rsidRPr="001D48D6">
        <w:t>:</w:t>
      </w:r>
      <w:r>
        <w:t xml:space="preserve"> </w:t>
      </w:r>
      <w:r w:rsidRPr="009B2CB0">
        <w:t>возможность перезаписывать содержимое микросхемы</w:t>
      </w:r>
    </w:p>
    <w:p w14:paraId="286FBA78" w14:textId="77777777" w:rsidR="009B2CB0" w:rsidRDefault="009B2CB0" w:rsidP="001D48D6"/>
    <w:p w14:paraId="740A1B5D" w14:textId="663B79F9" w:rsidR="00187B07" w:rsidRPr="00576721" w:rsidRDefault="00187B07" w:rsidP="00187B07">
      <w:r>
        <w:t>Номер: 12.3.</w:t>
      </w:r>
      <w:r w:rsidR="003E45F6">
        <w:t>3</w:t>
      </w:r>
      <w:r>
        <w:t>.1.1001.1.0(1)</w:t>
      </w:r>
    </w:p>
    <w:p w14:paraId="42C8C535" w14:textId="71E8BBD5" w:rsidR="00187B07" w:rsidRPr="00C36ACA" w:rsidRDefault="00187B07" w:rsidP="00187B07">
      <w:r>
        <w:t>Задание:</w:t>
      </w:r>
      <w:r w:rsidRPr="00C36ACA">
        <w:t xml:space="preserve"> </w:t>
      </w:r>
      <w:r>
        <w:t>ГСП – это:</w:t>
      </w:r>
    </w:p>
    <w:p w14:paraId="2B425700" w14:textId="77777777" w:rsidR="00187B07" w:rsidRDefault="00187B07" w:rsidP="00187B07">
      <w:r>
        <w:t>Ответы:</w:t>
      </w:r>
    </w:p>
    <w:p w14:paraId="3C7BE685" w14:textId="78474704" w:rsidR="00187B07" w:rsidRDefault="00187B07" w:rsidP="00187B07">
      <w:pPr>
        <w:pStyle w:val="a4"/>
        <w:numPr>
          <w:ilvl w:val="0"/>
          <w:numId w:val="1"/>
        </w:numPr>
      </w:pPr>
      <w:r>
        <w:t>Совокупность устройств получения, передачи, хранения, обработки и представления информации о состоянии и ходе различных процессов и выработки управляющих воздействий на них</w:t>
      </w:r>
    </w:p>
    <w:p w14:paraId="617C6853" w14:textId="10E77BE6" w:rsidR="00187B07" w:rsidRDefault="00187B07" w:rsidP="00187B07">
      <w:pPr>
        <w:pStyle w:val="a4"/>
        <w:numPr>
          <w:ilvl w:val="0"/>
          <w:numId w:val="1"/>
        </w:numPr>
      </w:pPr>
      <w:r>
        <w:t>Государственный стандарт предприятия</w:t>
      </w:r>
    </w:p>
    <w:p w14:paraId="2DEE7A48" w14:textId="77777777" w:rsidR="00187B07" w:rsidRDefault="00187B07" w:rsidP="00187B07">
      <w:r>
        <w:t>-------</w:t>
      </w:r>
    </w:p>
    <w:p w14:paraId="30D5F133" w14:textId="1DE36FB8" w:rsidR="00187B07" w:rsidRPr="004F16DC" w:rsidRDefault="00187B07" w:rsidP="00187B07">
      <w:r>
        <w:t>Правильный ответ</w:t>
      </w:r>
      <w:r w:rsidRPr="006E7128">
        <w:t>:</w:t>
      </w:r>
      <w:r>
        <w:t xml:space="preserve"> </w:t>
      </w:r>
      <w:r w:rsidRPr="00187B07">
        <w:t>Совокупность устройств получения, передачи, хранения, обработки и представления информации о состоянии и ходе различных процессов и выработки управляющих воздействий на них</w:t>
      </w:r>
    </w:p>
    <w:p w14:paraId="25BC6C47" w14:textId="29EF8484" w:rsidR="00187B07" w:rsidRDefault="00187B07" w:rsidP="001D48D6"/>
    <w:p w14:paraId="0A23CD4B" w14:textId="67A1FE15" w:rsidR="00187B07" w:rsidRPr="00576721" w:rsidRDefault="00187B07" w:rsidP="00187B07">
      <w:r>
        <w:t>Номер: 12.3.</w:t>
      </w:r>
      <w:r w:rsidR="003E45F6">
        <w:t>3</w:t>
      </w:r>
      <w:r>
        <w:t>.2.1002.2.0(1)</w:t>
      </w:r>
    </w:p>
    <w:p w14:paraId="1A8776D6" w14:textId="088A8D4D" w:rsidR="00187B07" w:rsidRPr="00C36ACA" w:rsidRDefault="00187B07" w:rsidP="00187B07">
      <w:r>
        <w:t>Задание: К устройствам получения информации не относятся:</w:t>
      </w:r>
    </w:p>
    <w:p w14:paraId="59E6B93F" w14:textId="77777777" w:rsidR="00187B07" w:rsidRDefault="00187B07" w:rsidP="00187B07">
      <w:r>
        <w:t>Ответы:</w:t>
      </w:r>
    </w:p>
    <w:p w14:paraId="035D86FF" w14:textId="07E22030" w:rsidR="00187B07" w:rsidRDefault="00187B07" w:rsidP="00187B07">
      <w:pPr>
        <w:pStyle w:val="a4"/>
        <w:numPr>
          <w:ilvl w:val="0"/>
          <w:numId w:val="1"/>
        </w:numPr>
      </w:pPr>
      <w:r w:rsidRPr="00187B07">
        <w:t>Печатающие устройства</w:t>
      </w:r>
    </w:p>
    <w:p w14:paraId="08F99301" w14:textId="2301FBF5" w:rsidR="00187B07" w:rsidRDefault="00187B07" w:rsidP="00187B07">
      <w:pPr>
        <w:pStyle w:val="a4"/>
        <w:numPr>
          <w:ilvl w:val="0"/>
          <w:numId w:val="1"/>
        </w:numPr>
      </w:pPr>
      <w:r w:rsidRPr="00187B07">
        <w:t>Датчик</w:t>
      </w:r>
      <w:r>
        <w:t>и</w:t>
      </w:r>
    </w:p>
    <w:p w14:paraId="3610A7B3" w14:textId="513E197F" w:rsidR="00187B07" w:rsidRDefault="00187B07" w:rsidP="00187B07">
      <w:pPr>
        <w:pStyle w:val="a4"/>
        <w:numPr>
          <w:ilvl w:val="0"/>
          <w:numId w:val="1"/>
        </w:numPr>
      </w:pPr>
      <w:r w:rsidRPr="00187B07">
        <w:t>Устройства, формирующие сигналы для передачи на расстояние</w:t>
      </w:r>
    </w:p>
    <w:p w14:paraId="37FE474F" w14:textId="77777777" w:rsidR="00187B07" w:rsidRDefault="00187B07" w:rsidP="00187B07">
      <w:r>
        <w:t>-------</w:t>
      </w:r>
    </w:p>
    <w:p w14:paraId="31026DE7" w14:textId="171BD9C1" w:rsidR="00187B07" w:rsidRPr="004F16DC" w:rsidRDefault="00187B07" w:rsidP="00187B07">
      <w:r>
        <w:t>Правильный ответ</w:t>
      </w:r>
      <w:r w:rsidRPr="006E7128">
        <w:t>:</w:t>
      </w:r>
      <w:r>
        <w:t xml:space="preserve"> </w:t>
      </w:r>
      <w:r w:rsidRPr="00187B07">
        <w:t>Печатающие устройства</w:t>
      </w:r>
    </w:p>
    <w:p w14:paraId="64BB8D2C" w14:textId="199CFE20" w:rsidR="00187B07" w:rsidRDefault="00187B07" w:rsidP="001D48D6"/>
    <w:p w14:paraId="10B0155E" w14:textId="1B346AC5" w:rsidR="00187B07" w:rsidRPr="00576721" w:rsidRDefault="00187B07" w:rsidP="00187B07">
      <w:r>
        <w:t>Номер: 12.3.</w:t>
      </w:r>
      <w:r w:rsidR="00571AB8">
        <w:t>1</w:t>
      </w:r>
      <w:r>
        <w:t>.2.1003.1.0(1)</w:t>
      </w:r>
    </w:p>
    <w:p w14:paraId="4E307A6F" w14:textId="6B21DA9A" w:rsidR="00187B07" w:rsidRPr="00C36ACA" w:rsidRDefault="00187B07" w:rsidP="00187B07">
      <w:r>
        <w:t>Задание: К средствам представления информации не относятся:</w:t>
      </w:r>
    </w:p>
    <w:p w14:paraId="34D5D283" w14:textId="77777777" w:rsidR="00187B07" w:rsidRDefault="00187B07" w:rsidP="00187B07">
      <w:r>
        <w:t>Ответы:</w:t>
      </w:r>
    </w:p>
    <w:p w14:paraId="66020B07" w14:textId="77777777" w:rsidR="00187B07" w:rsidRDefault="00187B07" w:rsidP="00187B07">
      <w:pPr>
        <w:pStyle w:val="a4"/>
        <w:numPr>
          <w:ilvl w:val="0"/>
          <w:numId w:val="1"/>
        </w:numPr>
      </w:pPr>
      <w:bookmarkStart w:id="119" w:name="_Hlk120005748"/>
      <w:r w:rsidRPr="00187B07">
        <w:t>Каналы связи</w:t>
      </w:r>
    </w:p>
    <w:bookmarkEnd w:id="119"/>
    <w:p w14:paraId="27DCDA30" w14:textId="0E3A97D9" w:rsidR="00187B07" w:rsidRDefault="00187B07" w:rsidP="00187B07">
      <w:pPr>
        <w:pStyle w:val="a4"/>
        <w:numPr>
          <w:ilvl w:val="0"/>
          <w:numId w:val="1"/>
        </w:numPr>
      </w:pPr>
      <w:r w:rsidRPr="00187B07">
        <w:t>Устройства отображения информаци</w:t>
      </w:r>
      <w:r>
        <w:t>и</w:t>
      </w:r>
    </w:p>
    <w:p w14:paraId="0B533E2F" w14:textId="53BF4E94" w:rsidR="00187B07" w:rsidRDefault="00187B07" w:rsidP="00187B07">
      <w:pPr>
        <w:pStyle w:val="a4"/>
        <w:numPr>
          <w:ilvl w:val="0"/>
          <w:numId w:val="1"/>
        </w:numPr>
      </w:pPr>
      <w:r w:rsidRPr="00187B07">
        <w:t>Средства вычислительной техники</w:t>
      </w:r>
    </w:p>
    <w:p w14:paraId="13855064" w14:textId="77777777" w:rsidR="00187B07" w:rsidRDefault="00187B07" w:rsidP="00187B07">
      <w:r>
        <w:t>-------</w:t>
      </w:r>
    </w:p>
    <w:p w14:paraId="7C69D275" w14:textId="6DD8AFF0" w:rsidR="00187B07" w:rsidRPr="004F16DC" w:rsidRDefault="00187B07" w:rsidP="00187B07">
      <w:r>
        <w:t>Правильный ответ</w:t>
      </w:r>
      <w:r w:rsidRPr="006E7128">
        <w:t>:</w:t>
      </w:r>
      <w:r>
        <w:t xml:space="preserve"> </w:t>
      </w:r>
      <w:r w:rsidRPr="00187B07">
        <w:t>Каналы связи</w:t>
      </w:r>
    </w:p>
    <w:p w14:paraId="36CDCFF7" w14:textId="1A89393B" w:rsidR="00187B07" w:rsidRDefault="00187B07" w:rsidP="001D48D6"/>
    <w:p w14:paraId="5231A9B8" w14:textId="4C393354" w:rsidR="00187B07" w:rsidRPr="00576721" w:rsidRDefault="00187B07" w:rsidP="00187B07">
      <w:r>
        <w:t>Номер: 12.3.</w:t>
      </w:r>
      <w:r w:rsidR="003E45F6">
        <w:t>1</w:t>
      </w:r>
      <w:r>
        <w:t>.1.100</w:t>
      </w:r>
      <w:r w:rsidR="009020F2">
        <w:t>4</w:t>
      </w:r>
      <w:r>
        <w:t>.1.0(1)</w:t>
      </w:r>
    </w:p>
    <w:p w14:paraId="5648D38E" w14:textId="5502EC4C" w:rsidR="00187B07" w:rsidRPr="00C36ACA" w:rsidRDefault="00187B07" w:rsidP="00187B07">
      <w:r>
        <w:t>Задание: Что такое датчик?</w:t>
      </w:r>
    </w:p>
    <w:p w14:paraId="42E8D503" w14:textId="77777777" w:rsidR="00187B07" w:rsidRDefault="00187B07" w:rsidP="00187B07">
      <w:r>
        <w:t>Ответы:</w:t>
      </w:r>
    </w:p>
    <w:p w14:paraId="7940B98A" w14:textId="19ABAC55" w:rsidR="00187B07" w:rsidRDefault="00187B07" w:rsidP="00187B07">
      <w:pPr>
        <w:pStyle w:val="a4"/>
        <w:numPr>
          <w:ilvl w:val="0"/>
          <w:numId w:val="1"/>
        </w:numPr>
      </w:pPr>
      <w:r>
        <w:t xml:space="preserve">это устройство, преобразующее контролируемую величину (давление, температуру, уровень, расход, частоту, скорость, перемещение, напряжение, электрический ток и </w:t>
      </w:r>
      <w:proofErr w:type="gramStart"/>
      <w:r>
        <w:t>т.п.</w:t>
      </w:r>
      <w:proofErr w:type="gramEnd"/>
      <w:r>
        <w:t>) в сигнал</w:t>
      </w:r>
    </w:p>
    <w:p w14:paraId="7939EFDE" w14:textId="0A76D329" w:rsidR="00187B07" w:rsidRDefault="009020F2" w:rsidP="009020F2">
      <w:pPr>
        <w:pStyle w:val="a4"/>
        <w:numPr>
          <w:ilvl w:val="0"/>
          <w:numId w:val="1"/>
        </w:numPr>
      </w:pPr>
      <w:r>
        <w:t>это микропроцессорная система специального назначения с проблемно-ориентированным программным обеспечением</w:t>
      </w:r>
    </w:p>
    <w:p w14:paraId="3EB4008C" w14:textId="77777777" w:rsidR="00187B07" w:rsidRDefault="00187B07" w:rsidP="00187B07">
      <w:r>
        <w:t>-------</w:t>
      </w:r>
    </w:p>
    <w:p w14:paraId="1A85E017" w14:textId="0A6914EC" w:rsidR="00187B07" w:rsidRDefault="00187B07" w:rsidP="00187B07">
      <w:r>
        <w:t>Правильный ответ</w:t>
      </w:r>
      <w:r w:rsidRPr="006E7128">
        <w:t>:</w:t>
      </w:r>
      <w:r>
        <w:t xml:space="preserve"> </w:t>
      </w:r>
      <w:r w:rsidR="009020F2" w:rsidRPr="009020F2">
        <w:t xml:space="preserve">это устройство, преобразующее контролируемую величину (давление, температуру, уровень, расход, частоту, скорость, перемещение, напряжение, электрический ток и </w:t>
      </w:r>
      <w:proofErr w:type="gramStart"/>
      <w:r w:rsidR="009020F2" w:rsidRPr="009020F2">
        <w:t>т.п.</w:t>
      </w:r>
      <w:proofErr w:type="gramEnd"/>
      <w:r w:rsidR="009020F2" w:rsidRPr="009020F2">
        <w:t>) в сигнал</w:t>
      </w:r>
    </w:p>
    <w:p w14:paraId="7C54538F" w14:textId="77777777" w:rsidR="009020F2" w:rsidRPr="004F16DC" w:rsidRDefault="009020F2" w:rsidP="00187B07"/>
    <w:p w14:paraId="4C77ED1B" w14:textId="5C655A43" w:rsidR="009020F2" w:rsidRPr="00576721" w:rsidRDefault="009020F2" w:rsidP="009020F2">
      <w:r>
        <w:t>Номер: 12.3.</w:t>
      </w:r>
      <w:r w:rsidR="003E45F6">
        <w:t>1</w:t>
      </w:r>
      <w:r>
        <w:t>.</w:t>
      </w:r>
      <w:r w:rsidR="008C3816">
        <w:t>1</w:t>
      </w:r>
      <w:r>
        <w:t>.1005.2.0(1)</w:t>
      </w:r>
    </w:p>
    <w:p w14:paraId="2FD00A56" w14:textId="03A00106" w:rsidR="009020F2" w:rsidRPr="00C36ACA" w:rsidRDefault="009020F2" w:rsidP="009020F2">
      <w:r>
        <w:t>Задание: К классам датчиков не относятся:</w:t>
      </w:r>
    </w:p>
    <w:p w14:paraId="5B2963CD" w14:textId="77777777" w:rsidR="009020F2" w:rsidRDefault="009020F2" w:rsidP="009020F2">
      <w:r>
        <w:t>Ответы:</w:t>
      </w:r>
    </w:p>
    <w:p w14:paraId="5DE69227" w14:textId="6750396D" w:rsidR="009020F2" w:rsidRDefault="009020F2" w:rsidP="009020F2">
      <w:pPr>
        <w:pStyle w:val="a4"/>
        <w:numPr>
          <w:ilvl w:val="0"/>
          <w:numId w:val="1"/>
        </w:numPr>
      </w:pPr>
      <w:r>
        <w:t>Оптические датчики</w:t>
      </w:r>
    </w:p>
    <w:p w14:paraId="7181C479" w14:textId="3AE97023" w:rsidR="009020F2" w:rsidRDefault="009020F2" w:rsidP="009020F2">
      <w:pPr>
        <w:pStyle w:val="a4"/>
        <w:numPr>
          <w:ilvl w:val="0"/>
          <w:numId w:val="1"/>
        </w:numPr>
      </w:pPr>
      <w:r>
        <w:t>Двоичные датчики</w:t>
      </w:r>
    </w:p>
    <w:p w14:paraId="1A5B3BCA" w14:textId="64AADF72" w:rsidR="009020F2" w:rsidRDefault="009020F2" w:rsidP="009020F2">
      <w:pPr>
        <w:pStyle w:val="a4"/>
        <w:numPr>
          <w:ilvl w:val="0"/>
          <w:numId w:val="1"/>
        </w:numPr>
      </w:pPr>
      <w:r>
        <w:t>Цифровые датчики</w:t>
      </w:r>
    </w:p>
    <w:p w14:paraId="3911622A" w14:textId="77777777" w:rsidR="009020F2" w:rsidRDefault="009020F2" w:rsidP="009020F2">
      <w:r>
        <w:t>-------</w:t>
      </w:r>
    </w:p>
    <w:p w14:paraId="6AEFBE6C" w14:textId="120C4108" w:rsidR="009020F2" w:rsidRPr="004F16DC" w:rsidRDefault="009020F2" w:rsidP="009020F2">
      <w:r>
        <w:t>Правильный ответ</w:t>
      </w:r>
      <w:r w:rsidRPr="006E7128">
        <w:t>:</w:t>
      </w:r>
      <w:r>
        <w:t xml:space="preserve"> </w:t>
      </w:r>
      <w:r w:rsidRPr="009020F2">
        <w:t>Оптические датчики</w:t>
      </w:r>
    </w:p>
    <w:p w14:paraId="1D654C6D" w14:textId="5E91FF69" w:rsidR="00187B07" w:rsidRDefault="00187B07" w:rsidP="001D48D6"/>
    <w:p w14:paraId="7D12B32A" w14:textId="5E282A09" w:rsidR="009020F2" w:rsidRPr="00576721" w:rsidRDefault="009020F2" w:rsidP="009020F2">
      <w:r>
        <w:t>Номер: 12.3.</w:t>
      </w:r>
      <w:r w:rsidR="003E45F6">
        <w:t>1</w:t>
      </w:r>
      <w:r>
        <w:t>.</w:t>
      </w:r>
      <w:r w:rsidR="008C3816">
        <w:t>1</w:t>
      </w:r>
      <w:r>
        <w:t>.100</w:t>
      </w:r>
      <w:r w:rsidR="00620BFD">
        <w:t>6</w:t>
      </w:r>
      <w:r>
        <w:t>.2.0(1)</w:t>
      </w:r>
    </w:p>
    <w:p w14:paraId="51704FC3" w14:textId="118D831A" w:rsidR="009020F2" w:rsidRPr="00C36ACA" w:rsidRDefault="009020F2" w:rsidP="009020F2">
      <w:r>
        <w:t>Задание: К видам датчиков не относятся:</w:t>
      </w:r>
    </w:p>
    <w:p w14:paraId="5CB0CF45" w14:textId="77777777" w:rsidR="009020F2" w:rsidRDefault="009020F2" w:rsidP="009020F2">
      <w:r>
        <w:t>Ответы:</w:t>
      </w:r>
    </w:p>
    <w:p w14:paraId="060C6555" w14:textId="578209A3" w:rsidR="009020F2" w:rsidRDefault="009020F2" w:rsidP="009020F2">
      <w:pPr>
        <w:pStyle w:val="a4"/>
        <w:numPr>
          <w:ilvl w:val="0"/>
          <w:numId w:val="1"/>
        </w:numPr>
      </w:pPr>
      <w:commentRangeStart w:id="120"/>
      <w:commentRangeStart w:id="121"/>
      <w:commentRangeStart w:id="122"/>
      <w:del w:id="123" w:author="Фанур А Баязитов" w:date="2022-11-24T12:56:00Z">
        <w:r w:rsidDel="008D5234">
          <w:delText>Унарные</w:delText>
        </w:r>
      </w:del>
      <w:del w:id="124" w:author="Баембитов Альберт Талгатович, тел. 86(717)3749" w:date="2022-11-23T14:49:00Z">
        <w:r w:rsidDel="00B275DB">
          <w:delText xml:space="preserve"> </w:delText>
        </w:r>
      </w:del>
      <w:ins w:id="125" w:author="Баембитов Альберт Талгатович, тел. 86(717)3749" w:date="2022-11-23T14:49:00Z">
        <w:del w:id="126" w:author="Фанур А Баязитов" w:date="2022-11-24T12:56:00Z">
          <w:r w:rsidR="00B275DB" w:rsidDel="008D5234">
            <w:delText>Ударные</w:delText>
          </w:r>
          <w:commentRangeEnd w:id="120"/>
          <w:r w:rsidR="00B275DB" w:rsidDel="008D5234">
            <w:rPr>
              <w:rStyle w:val="a7"/>
            </w:rPr>
            <w:commentReference w:id="120"/>
          </w:r>
        </w:del>
      </w:ins>
      <w:commentRangeEnd w:id="121"/>
      <w:del w:id="127" w:author="Фанур А Баязитов" w:date="2022-11-24T12:56:00Z">
        <w:r w:rsidR="00093DCB" w:rsidDel="008D5234">
          <w:rPr>
            <w:rStyle w:val="a7"/>
          </w:rPr>
          <w:commentReference w:id="121"/>
        </w:r>
      </w:del>
      <w:commentRangeEnd w:id="122"/>
      <w:r w:rsidR="008D5234">
        <w:rPr>
          <w:rStyle w:val="a7"/>
        </w:rPr>
        <w:commentReference w:id="122"/>
      </w:r>
      <w:ins w:id="128" w:author="Баембитов Альберт Талгатович, тел. 86(717)3749" w:date="2022-11-23T14:49:00Z">
        <w:del w:id="129" w:author="Фанур А Баязитов" w:date="2022-11-24T12:56:00Z">
          <w:r w:rsidR="00B275DB" w:rsidDel="008D5234">
            <w:delText xml:space="preserve"> </w:delText>
          </w:r>
        </w:del>
      </w:ins>
      <w:ins w:id="130" w:author="Фанур А Баязитов" w:date="2022-11-24T12:56:00Z">
        <w:r w:rsidR="008D5234">
          <w:t xml:space="preserve"> </w:t>
        </w:r>
        <w:proofErr w:type="spellStart"/>
        <w:r w:rsidR="008D5234">
          <w:t>Унарные</w:t>
        </w:r>
      </w:ins>
      <w:r>
        <w:t>датчики</w:t>
      </w:r>
      <w:proofErr w:type="spellEnd"/>
    </w:p>
    <w:p w14:paraId="24982A7F" w14:textId="554166FE" w:rsidR="009020F2" w:rsidRDefault="009020F2" w:rsidP="009020F2">
      <w:pPr>
        <w:pStyle w:val="a4"/>
        <w:numPr>
          <w:ilvl w:val="0"/>
          <w:numId w:val="1"/>
        </w:numPr>
      </w:pPr>
      <w:proofErr w:type="spellStart"/>
      <w:r>
        <w:t>Энкодеры</w:t>
      </w:r>
      <w:proofErr w:type="spellEnd"/>
    </w:p>
    <w:p w14:paraId="7CA321F3" w14:textId="03FB67C8" w:rsidR="009020F2" w:rsidRDefault="009020F2" w:rsidP="009020F2">
      <w:pPr>
        <w:pStyle w:val="a4"/>
        <w:numPr>
          <w:ilvl w:val="0"/>
          <w:numId w:val="1"/>
        </w:numPr>
      </w:pPr>
      <w:r>
        <w:t>Датчики перемещения</w:t>
      </w:r>
    </w:p>
    <w:p w14:paraId="195A62FD" w14:textId="77777777" w:rsidR="009020F2" w:rsidRDefault="009020F2" w:rsidP="009020F2">
      <w:r>
        <w:t>-------</w:t>
      </w:r>
    </w:p>
    <w:p w14:paraId="3B943331" w14:textId="36E3D2F6" w:rsidR="009020F2" w:rsidRPr="004F16DC" w:rsidRDefault="009020F2" w:rsidP="009020F2">
      <w:r>
        <w:t>Правильный ответ</w:t>
      </w:r>
      <w:r w:rsidRPr="006E7128">
        <w:t>:</w:t>
      </w:r>
      <w:r>
        <w:t xml:space="preserve"> </w:t>
      </w:r>
      <w:del w:id="131" w:author="Баембитов Альберт Талгатович, тел. 86(717)3749" w:date="2022-11-23T14:49:00Z">
        <w:r w:rsidRPr="009020F2" w:rsidDel="00B275DB">
          <w:delText xml:space="preserve">Унарные </w:delText>
        </w:r>
      </w:del>
      <w:ins w:id="132" w:author="Баембитов Альберт Талгатович, тел. 86(717)3749" w:date="2022-11-23T14:49:00Z">
        <w:del w:id="133" w:author="Фанур А Баязитов" w:date="2022-11-24T12:57:00Z">
          <w:r w:rsidR="00B275DB" w:rsidRPr="009020F2" w:rsidDel="008D5234">
            <w:delText>У</w:delText>
          </w:r>
          <w:r w:rsidR="00B275DB" w:rsidDel="008D5234">
            <w:delText>д</w:delText>
          </w:r>
          <w:r w:rsidR="00B275DB" w:rsidRPr="009020F2" w:rsidDel="008D5234">
            <w:delText xml:space="preserve">арные </w:delText>
          </w:r>
        </w:del>
      </w:ins>
      <w:ins w:id="134" w:author="Фанур А Баязитов" w:date="2022-11-24T12:57:00Z">
        <w:r w:rsidR="008D5234">
          <w:t xml:space="preserve"> Унарные </w:t>
        </w:r>
      </w:ins>
      <w:r w:rsidRPr="009020F2">
        <w:t>датчики</w:t>
      </w:r>
    </w:p>
    <w:p w14:paraId="2200358A" w14:textId="4915DA90" w:rsidR="009020F2" w:rsidRDefault="009020F2" w:rsidP="001D48D6"/>
    <w:p w14:paraId="3EAC36B3" w14:textId="779B2AB8" w:rsidR="00620BFD" w:rsidRPr="00576721" w:rsidRDefault="00620BFD" w:rsidP="00620BFD">
      <w:r>
        <w:t>Номер: 12.3.</w:t>
      </w:r>
      <w:r w:rsidR="003E45F6">
        <w:t>1</w:t>
      </w:r>
      <w:r>
        <w:t>.2.100</w:t>
      </w:r>
      <w:r w:rsidR="00737E79">
        <w:t>7</w:t>
      </w:r>
      <w:r>
        <w:t>.2.0(1)</w:t>
      </w:r>
    </w:p>
    <w:p w14:paraId="6FBB4E4F" w14:textId="42A754A0" w:rsidR="00620BFD" w:rsidRPr="00C36ACA" w:rsidRDefault="00620BFD" w:rsidP="00620BFD">
      <w:r>
        <w:t>Задание: Датчики классифицируют по:</w:t>
      </w:r>
    </w:p>
    <w:p w14:paraId="7FB8325E" w14:textId="77777777" w:rsidR="00620BFD" w:rsidRDefault="00620BFD" w:rsidP="00620BFD">
      <w:r>
        <w:t>Ответы:</w:t>
      </w:r>
    </w:p>
    <w:p w14:paraId="58714226" w14:textId="68A51BFE" w:rsidR="00620BFD" w:rsidRDefault="00620BFD" w:rsidP="00620BFD">
      <w:pPr>
        <w:pStyle w:val="a4"/>
        <w:numPr>
          <w:ilvl w:val="0"/>
          <w:numId w:val="1"/>
        </w:numPr>
      </w:pPr>
      <w:bookmarkStart w:id="135" w:name="_Hlk120006571"/>
      <w:del w:id="136" w:author="Баембитов Альберт Талгатович, тел. 86(717)3749" w:date="2022-11-23T14:50:00Z">
        <w:r w:rsidDel="00B275DB">
          <w:delText>По н</w:delText>
        </w:r>
      </w:del>
      <w:ins w:id="137" w:author="Баембитов Альберт Талгатович, тел. 86(717)3749" w:date="2022-11-23T14:50:00Z">
        <w:r w:rsidR="00B275DB">
          <w:t>Н</w:t>
        </w:r>
      </w:ins>
      <w:r>
        <w:t>азначению</w:t>
      </w:r>
    </w:p>
    <w:bookmarkEnd w:id="135"/>
    <w:p w14:paraId="0C038B57" w14:textId="3108030A" w:rsidR="00620BFD" w:rsidRDefault="00620BFD" w:rsidP="00620BFD">
      <w:pPr>
        <w:pStyle w:val="a4"/>
        <w:numPr>
          <w:ilvl w:val="0"/>
          <w:numId w:val="1"/>
        </w:numPr>
      </w:pPr>
      <w:del w:id="138" w:author="Баембитов Альберт Талгатович, тел. 86(717)3749" w:date="2022-11-23T14:50:00Z">
        <w:r w:rsidDel="00B275DB">
          <w:delText>По х</w:delText>
        </w:r>
      </w:del>
      <w:ins w:id="139" w:author="Баембитов Альберт Талгатович, тел. 86(717)3749" w:date="2022-11-23T14:50:00Z">
        <w:r w:rsidR="00B275DB">
          <w:t>Х</w:t>
        </w:r>
      </w:ins>
      <w:r>
        <w:t>арактеру</w:t>
      </w:r>
      <w:r w:rsidR="00231BEF">
        <w:t xml:space="preserve"> отдаления сигнала от измеряемой величины</w:t>
      </w:r>
    </w:p>
    <w:p w14:paraId="7F0552C8" w14:textId="2B66FEDE" w:rsidR="00620BFD" w:rsidRDefault="00231BEF" w:rsidP="00620BFD">
      <w:pPr>
        <w:pStyle w:val="a4"/>
        <w:numPr>
          <w:ilvl w:val="0"/>
          <w:numId w:val="1"/>
        </w:numPr>
      </w:pPr>
      <w:del w:id="140" w:author="Баембитов Альберт Талгатович, тел. 86(717)3749" w:date="2022-11-23T14:50:00Z">
        <w:r w:rsidDel="00B275DB">
          <w:delText>По в</w:delText>
        </w:r>
      </w:del>
      <w:ins w:id="141" w:author="Баембитов Альберт Талгатович, тел. 86(717)3749" w:date="2022-11-23T14:50:00Z">
        <w:r w:rsidR="00B275DB">
          <w:t>В</w:t>
        </w:r>
      </w:ins>
      <w:r>
        <w:t>иду статичности сигналов</w:t>
      </w:r>
    </w:p>
    <w:p w14:paraId="5AA78313" w14:textId="0B880EA9" w:rsidR="00231BEF" w:rsidRDefault="00231BEF" w:rsidP="00620BFD">
      <w:pPr>
        <w:pStyle w:val="a4"/>
        <w:numPr>
          <w:ilvl w:val="0"/>
          <w:numId w:val="1"/>
        </w:numPr>
      </w:pPr>
      <w:del w:id="142" w:author="Баембитов Альберт Талгатович, тел. 86(717)3749" w:date="2022-11-23T14:50:00Z">
        <w:r w:rsidDel="00B275DB">
          <w:delText>По х</w:delText>
        </w:r>
      </w:del>
      <w:ins w:id="143" w:author="Баембитов Альберт Талгатович, тел. 86(717)3749" w:date="2022-11-23T14:50:00Z">
        <w:r w:rsidR="00B275DB">
          <w:t>Х</w:t>
        </w:r>
      </w:ins>
      <w:r>
        <w:t>арактеру зависимости входного сигнала от времени</w:t>
      </w:r>
    </w:p>
    <w:p w14:paraId="0A45BC1E" w14:textId="77777777" w:rsidR="00620BFD" w:rsidRDefault="00620BFD" w:rsidP="00620BFD">
      <w:r>
        <w:t>-------</w:t>
      </w:r>
    </w:p>
    <w:p w14:paraId="304E8F4F" w14:textId="41D4F70D" w:rsidR="00620BFD" w:rsidRPr="004F16DC" w:rsidRDefault="00620BFD" w:rsidP="00620BFD">
      <w:r>
        <w:t>Правильный ответ</w:t>
      </w:r>
      <w:r w:rsidRPr="006E7128">
        <w:t>:</w:t>
      </w:r>
      <w:r>
        <w:t xml:space="preserve"> </w:t>
      </w:r>
      <w:del w:id="144" w:author="Баембитов Альберт Талгатович, тел. 86(717)3749" w:date="2022-11-23T14:50:00Z">
        <w:r w:rsidR="00231BEF" w:rsidRPr="00231BEF" w:rsidDel="00B275DB">
          <w:delText>По н</w:delText>
        </w:r>
      </w:del>
      <w:ins w:id="145" w:author="Баембитов Альберт Талгатович, тел. 86(717)3749" w:date="2022-11-23T14:50:00Z">
        <w:r w:rsidR="00B275DB">
          <w:t>Н</w:t>
        </w:r>
      </w:ins>
      <w:r w:rsidR="00231BEF" w:rsidRPr="00231BEF">
        <w:t>азначению</w:t>
      </w:r>
    </w:p>
    <w:p w14:paraId="666EAB3D" w14:textId="43A3FF26" w:rsidR="00620BFD" w:rsidRDefault="00620BFD" w:rsidP="001D48D6"/>
    <w:p w14:paraId="2425239D" w14:textId="475DAE2E" w:rsidR="00737E79" w:rsidRPr="00576721" w:rsidRDefault="00737E79" w:rsidP="00737E79">
      <w:r>
        <w:t>Номер: 12.3.</w:t>
      </w:r>
      <w:r w:rsidR="003E45F6">
        <w:t>1</w:t>
      </w:r>
      <w:r>
        <w:t>.</w:t>
      </w:r>
      <w:r w:rsidR="008C3816">
        <w:t>3</w:t>
      </w:r>
      <w:r>
        <w:t>.1008.</w:t>
      </w:r>
      <w:r w:rsidR="00FE4EE8">
        <w:t>3</w:t>
      </w:r>
      <w:r>
        <w:t>.0(1)</w:t>
      </w:r>
    </w:p>
    <w:p w14:paraId="3FD3F40F" w14:textId="65BE9641" w:rsidR="00737E79" w:rsidRPr="00C36ACA" w:rsidRDefault="00737E79" w:rsidP="00737E79">
      <w:r>
        <w:t xml:space="preserve">Задание: </w:t>
      </w:r>
      <w:r w:rsidR="008C3816">
        <w:t>____ датчики преобразуют механические перемещения в изменения сопротивления реостата</w:t>
      </w:r>
    </w:p>
    <w:p w14:paraId="4146BBDD" w14:textId="77777777" w:rsidR="00737E79" w:rsidRDefault="00737E79" w:rsidP="00737E79">
      <w:r>
        <w:t>Ответы:</w:t>
      </w:r>
    </w:p>
    <w:p w14:paraId="218DA21A" w14:textId="7625F324" w:rsidR="00737E79" w:rsidRDefault="008C3816" w:rsidP="008C3816">
      <w:pPr>
        <w:pStyle w:val="a4"/>
        <w:numPr>
          <w:ilvl w:val="0"/>
          <w:numId w:val="1"/>
        </w:numPr>
      </w:pPr>
      <w:r>
        <w:t>Потенциометрические</w:t>
      </w:r>
    </w:p>
    <w:p w14:paraId="5190934A" w14:textId="77777777" w:rsidR="00737E79" w:rsidRDefault="00737E79" w:rsidP="00737E79">
      <w:r>
        <w:t>-------</w:t>
      </w:r>
    </w:p>
    <w:p w14:paraId="6E046CF1" w14:textId="5BD386CD" w:rsidR="00FE4EE8" w:rsidRPr="004F16DC" w:rsidRDefault="00FE4EE8" w:rsidP="00FE4EE8">
      <w:r w:rsidRPr="00311875">
        <w:t>Для данного задания правильным ответом будет текст «</w:t>
      </w:r>
      <w:r>
        <w:t>Потенциометрические</w:t>
      </w:r>
      <w:r w:rsidRPr="00311875">
        <w:t>», введенный в специальное поле</w:t>
      </w:r>
    </w:p>
    <w:p w14:paraId="05804008" w14:textId="6DF31D6D" w:rsidR="00737E79" w:rsidRDefault="00737E79" w:rsidP="001D48D6"/>
    <w:p w14:paraId="4368A876" w14:textId="651524EB" w:rsidR="00FE4EE8" w:rsidRPr="00576721" w:rsidRDefault="00FE4EE8" w:rsidP="00FE4EE8">
      <w:r>
        <w:lastRenderedPageBreak/>
        <w:t>Номер: 12.3.</w:t>
      </w:r>
      <w:r w:rsidR="003E45F6">
        <w:t>1</w:t>
      </w:r>
      <w:r>
        <w:t>.3.1009.3.0(1)</w:t>
      </w:r>
    </w:p>
    <w:p w14:paraId="21138625" w14:textId="5B69595B" w:rsidR="00FE4EE8" w:rsidRPr="00C36ACA" w:rsidRDefault="00FE4EE8" w:rsidP="00FE4EE8">
      <w:r>
        <w:t>Задание: ____ – изменение активного сопротивления проводников при механической деформации материала</w:t>
      </w:r>
    </w:p>
    <w:p w14:paraId="050DF3AA" w14:textId="77777777" w:rsidR="00FE4EE8" w:rsidRDefault="00FE4EE8" w:rsidP="00FE4EE8">
      <w:r>
        <w:t>Ответы:</w:t>
      </w:r>
    </w:p>
    <w:p w14:paraId="03497968" w14:textId="4CD37B1B" w:rsidR="00FE4EE8" w:rsidRDefault="00FE4EE8" w:rsidP="00FE4EE8">
      <w:pPr>
        <w:pStyle w:val="a4"/>
        <w:numPr>
          <w:ilvl w:val="0"/>
          <w:numId w:val="1"/>
        </w:numPr>
      </w:pPr>
      <w:proofErr w:type="spellStart"/>
      <w:r>
        <w:t>Тензоэффект</w:t>
      </w:r>
      <w:proofErr w:type="spellEnd"/>
    </w:p>
    <w:p w14:paraId="34C34A8C" w14:textId="77777777" w:rsidR="00FE4EE8" w:rsidRDefault="00FE4EE8" w:rsidP="00FE4EE8">
      <w:r>
        <w:t>-------</w:t>
      </w:r>
    </w:p>
    <w:p w14:paraId="430FA671" w14:textId="28084CB0" w:rsidR="00FE4EE8" w:rsidRPr="004F16DC" w:rsidRDefault="00FE4EE8" w:rsidP="00FE4EE8">
      <w:r w:rsidRPr="00311875">
        <w:t>Для данного задания правильным ответом будет текст «</w:t>
      </w:r>
      <w:proofErr w:type="spellStart"/>
      <w:r>
        <w:t>Тензоэффект</w:t>
      </w:r>
      <w:proofErr w:type="spellEnd"/>
      <w:r w:rsidRPr="00311875">
        <w:t>», введенный в специальное поле</w:t>
      </w:r>
    </w:p>
    <w:p w14:paraId="22BCE34C" w14:textId="2066586D" w:rsidR="00FE4EE8" w:rsidRDefault="00FE4EE8" w:rsidP="001D48D6"/>
    <w:p w14:paraId="6FDCB2AD" w14:textId="73949668" w:rsidR="00FE4EE8" w:rsidRPr="00576721" w:rsidRDefault="00FE4EE8" w:rsidP="00FE4EE8">
      <w:r>
        <w:t>Номер: 12.3.</w:t>
      </w:r>
      <w:r w:rsidR="003E45F6">
        <w:t>1</w:t>
      </w:r>
      <w:r>
        <w:t>.3.1010.3.0(1)</w:t>
      </w:r>
    </w:p>
    <w:p w14:paraId="51603C0D" w14:textId="08C2EE02" w:rsidR="00FE4EE8" w:rsidRDefault="00FE4EE8" w:rsidP="00FE4EE8">
      <w:r>
        <w:t>Задание: ____ датчики относятся к датчикам параметрического типа, в которых изменение контролируемой величины вызывает изменение емкостного сопротивления датчика</w:t>
      </w:r>
      <w:r>
        <w:cr/>
        <w:t>Ответы:</w:t>
      </w:r>
    </w:p>
    <w:p w14:paraId="73ECA9DE" w14:textId="50218027" w:rsidR="00FE4EE8" w:rsidRDefault="00FE4EE8" w:rsidP="00FE4EE8">
      <w:pPr>
        <w:pStyle w:val="a4"/>
        <w:numPr>
          <w:ilvl w:val="0"/>
          <w:numId w:val="1"/>
        </w:numPr>
      </w:pPr>
      <w:r>
        <w:t>Емкостные</w:t>
      </w:r>
    </w:p>
    <w:p w14:paraId="593DAB93" w14:textId="77777777" w:rsidR="00FE4EE8" w:rsidRDefault="00FE4EE8" w:rsidP="00FE4EE8">
      <w:r>
        <w:t>-------</w:t>
      </w:r>
    </w:p>
    <w:p w14:paraId="2DEBFF0B" w14:textId="2D9D937A" w:rsidR="00FE4EE8" w:rsidRPr="004F16DC" w:rsidRDefault="00FE4EE8" w:rsidP="00FE4EE8">
      <w:r w:rsidRPr="00311875">
        <w:t>Для данного задания правильным ответом будет текст «</w:t>
      </w:r>
      <w:r>
        <w:t>Емкостные</w:t>
      </w:r>
      <w:r w:rsidRPr="00311875">
        <w:t>», введенный в специальное поле</w:t>
      </w:r>
    </w:p>
    <w:p w14:paraId="115B1FB9" w14:textId="2A252FC6" w:rsidR="00FE4EE8" w:rsidRDefault="00FE4EE8" w:rsidP="001D48D6"/>
    <w:p w14:paraId="62D86AEA" w14:textId="0DC18BD1" w:rsidR="00FE4EE8" w:rsidRPr="00576721" w:rsidRDefault="00FE4EE8" w:rsidP="00FE4EE8">
      <w:r>
        <w:t>Номер: 12.3.</w:t>
      </w:r>
      <w:r w:rsidR="003E45F6">
        <w:t>1</w:t>
      </w:r>
      <w:r>
        <w:t>.2.1011.2.0(1)</w:t>
      </w:r>
    </w:p>
    <w:p w14:paraId="238A6BF3" w14:textId="2BE6E398" w:rsidR="00FE4EE8" w:rsidRDefault="00FE4EE8" w:rsidP="00FE4EE8">
      <w:r>
        <w:t xml:space="preserve">Задание: К </w:t>
      </w:r>
      <w:del w:id="146" w:author="Баембитов Альберт Талгатович, тел. 86(717)3749" w:date="2022-11-23T15:03:00Z">
        <w:r w:rsidDel="00CB63A5">
          <w:delText xml:space="preserve">недостаткам </w:delText>
        </w:r>
      </w:del>
      <w:ins w:id="147" w:author="Баембитов Альберт Талгатович, тел. 86(717)3749" w:date="2022-11-23T15:03:00Z">
        <w:r w:rsidR="00CB63A5">
          <w:t xml:space="preserve">недостатку </w:t>
        </w:r>
      </w:ins>
      <w:r>
        <w:t>емкостных датчиков относится:</w:t>
      </w:r>
      <w:r>
        <w:cr/>
        <w:t>Ответы:</w:t>
      </w:r>
    </w:p>
    <w:p w14:paraId="105C140F" w14:textId="4B423BDF" w:rsidR="00FE4EE8" w:rsidRDefault="00FE4EE8" w:rsidP="00FE4EE8">
      <w:pPr>
        <w:pStyle w:val="a4"/>
        <w:numPr>
          <w:ilvl w:val="0"/>
          <w:numId w:val="1"/>
        </w:numPr>
      </w:pPr>
      <w:r w:rsidRPr="00FE4EE8">
        <w:t>применение высокочастотного источника</w:t>
      </w:r>
    </w:p>
    <w:p w14:paraId="46FFB161" w14:textId="37978AA3" w:rsidR="00FE4EE8" w:rsidRDefault="00FE4EE8" w:rsidP="00FE4EE8">
      <w:pPr>
        <w:pStyle w:val="a4"/>
        <w:numPr>
          <w:ilvl w:val="0"/>
          <w:numId w:val="1"/>
        </w:numPr>
      </w:pPr>
      <w:r w:rsidRPr="00FE4EE8">
        <w:t>высокая чувствительность</w:t>
      </w:r>
    </w:p>
    <w:p w14:paraId="4BAE5B6B" w14:textId="2D601BC0" w:rsidR="00FE4EE8" w:rsidRDefault="00FE4EE8" w:rsidP="00FE4EE8">
      <w:pPr>
        <w:pStyle w:val="a4"/>
        <w:numPr>
          <w:ilvl w:val="0"/>
          <w:numId w:val="1"/>
        </w:numPr>
      </w:pPr>
      <w:r>
        <w:t>простота конструкции</w:t>
      </w:r>
    </w:p>
    <w:p w14:paraId="377A4191" w14:textId="77777777" w:rsidR="00FE4EE8" w:rsidRDefault="00FE4EE8" w:rsidP="00FE4EE8">
      <w:r>
        <w:t>-------</w:t>
      </w:r>
    </w:p>
    <w:p w14:paraId="6FA688BB" w14:textId="3B141D59" w:rsidR="00FE4EE8" w:rsidRDefault="00FE4EE8" w:rsidP="001D48D6">
      <w:r>
        <w:t>Правильный ответ: применение высокочастотного источника</w:t>
      </w:r>
    </w:p>
    <w:p w14:paraId="0DB6B1FB" w14:textId="2138A14C" w:rsidR="00FE4EE8" w:rsidRDefault="00FE4EE8" w:rsidP="001D48D6"/>
    <w:p w14:paraId="0AC73392" w14:textId="68C65114" w:rsidR="00FE4EE8" w:rsidRPr="00576721" w:rsidRDefault="00FE4EE8" w:rsidP="00FE4EE8">
      <w:r>
        <w:t>Номер: 12.3.</w:t>
      </w:r>
      <w:r w:rsidR="003E45F6">
        <w:t>1</w:t>
      </w:r>
      <w:r>
        <w:t>.1.1012.1.0(1)</w:t>
      </w:r>
    </w:p>
    <w:p w14:paraId="1712263B" w14:textId="5EF6F5C0" w:rsidR="00FE4EE8" w:rsidRDefault="00FE4EE8" w:rsidP="00FE4EE8">
      <w:r>
        <w:t>Задание: Индуктивные датчики основаны на:</w:t>
      </w:r>
      <w:r>
        <w:cr/>
        <w:t>Ответы:</w:t>
      </w:r>
    </w:p>
    <w:p w14:paraId="100F5CFB" w14:textId="77777777" w:rsidR="00FE4EE8" w:rsidRDefault="00FE4EE8" w:rsidP="00FE4EE8">
      <w:pPr>
        <w:pStyle w:val="a4"/>
        <w:numPr>
          <w:ilvl w:val="0"/>
          <w:numId w:val="1"/>
        </w:numPr>
      </w:pPr>
      <w:r>
        <w:t>изменении индуктивного сопротивления электромагнитного дросселя при перемещении одной из подвижных частей</w:t>
      </w:r>
    </w:p>
    <w:p w14:paraId="049DA7FE" w14:textId="77777777" w:rsidR="00FE4EE8" w:rsidRDefault="00FE4EE8" w:rsidP="00FE4EE8">
      <w:pPr>
        <w:pStyle w:val="a4"/>
        <w:numPr>
          <w:ilvl w:val="0"/>
          <w:numId w:val="1"/>
        </w:numPr>
      </w:pPr>
      <w:r>
        <w:t>явлении изменения магнитной проницаемости ферромагнитных материалов в зависимости от величины механических напряжений, возникающих в них.</w:t>
      </w:r>
    </w:p>
    <w:p w14:paraId="05872F3C" w14:textId="4075DC9F" w:rsidR="00FE4EE8" w:rsidRDefault="00FE4EE8" w:rsidP="00FE4EE8">
      <w:r>
        <w:t>-------</w:t>
      </w:r>
    </w:p>
    <w:p w14:paraId="2E2BBDD5" w14:textId="5DC3C8DF" w:rsidR="00FE4EE8" w:rsidRDefault="00FE4EE8" w:rsidP="00FE4EE8">
      <w:r>
        <w:t xml:space="preserve">Правильный ответ: </w:t>
      </w:r>
      <w:r w:rsidRPr="00FE4EE8">
        <w:t>изменении индуктивного сопротивления электромагнитного дросселя при перемещении одной из подвижных частей</w:t>
      </w:r>
    </w:p>
    <w:p w14:paraId="14909C41" w14:textId="3AFDFE89" w:rsidR="00FE4EE8" w:rsidRDefault="00FE4EE8" w:rsidP="001D48D6"/>
    <w:p w14:paraId="31626BDA" w14:textId="6A53FFE5" w:rsidR="00FE4EE8" w:rsidRPr="00576721" w:rsidRDefault="00FE4EE8" w:rsidP="00FE4EE8">
      <w:r>
        <w:t>Номер: 12.3.</w:t>
      </w:r>
      <w:r w:rsidR="003E45F6">
        <w:t>1</w:t>
      </w:r>
      <w:r>
        <w:t>.1.101</w:t>
      </w:r>
      <w:r w:rsidR="00DD0734">
        <w:t>3</w:t>
      </w:r>
      <w:r>
        <w:t>.1.0(1)</w:t>
      </w:r>
    </w:p>
    <w:p w14:paraId="27D0537A" w14:textId="6CE53AC4" w:rsidR="00FE4EE8" w:rsidRDefault="00FE4EE8" w:rsidP="00FE4EE8">
      <w:r>
        <w:t>Задание: Дифференциальный индуктивный датчик:</w:t>
      </w:r>
      <w:r>
        <w:cr/>
        <w:t>Ответы:</w:t>
      </w:r>
    </w:p>
    <w:p w14:paraId="3E5D0A13" w14:textId="2EE4B87E" w:rsidR="00FE4EE8" w:rsidRDefault="00FE4EE8" w:rsidP="00FE4EE8">
      <w:pPr>
        <w:pStyle w:val="a4"/>
        <w:numPr>
          <w:ilvl w:val="0"/>
          <w:numId w:val="1"/>
        </w:numPr>
      </w:pPr>
      <w:r>
        <w:t>представля</w:t>
      </w:r>
      <w:r w:rsidR="00DD0734">
        <w:t>е</w:t>
      </w:r>
      <w:r>
        <w:t>т собой совокупность двух нереверсивных датчиков</w:t>
      </w:r>
    </w:p>
    <w:p w14:paraId="0F3B531B" w14:textId="1F7B0F7D" w:rsidR="00FE4EE8" w:rsidRDefault="00FE4EE8" w:rsidP="00FE4EE8">
      <w:pPr>
        <w:pStyle w:val="a4"/>
        <w:numPr>
          <w:ilvl w:val="0"/>
          <w:numId w:val="1"/>
        </w:numPr>
      </w:pPr>
      <w:r>
        <w:t>представля</w:t>
      </w:r>
      <w:r w:rsidR="00DD0734">
        <w:t>е</w:t>
      </w:r>
      <w:r>
        <w:t>т собой совокупность двух реверсивных датчиков</w:t>
      </w:r>
    </w:p>
    <w:p w14:paraId="71EFFAF6" w14:textId="77777777" w:rsidR="00FE4EE8" w:rsidRDefault="00FE4EE8" w:rsidP="00FE4EE8">
      <w:r>
        <w:t>-------</w:t>
      </w:r>
    </w:p>
    <w:p w14:paraId="1E7BAC80" w14:textId="63298CED" w:rsidR="00FE4EE8" w:rsidRDefault="00FE4EE8" w:rsidP="00FE4EE8">
      <w:r>
        <w:t>Правильный ответ: п</w:t>
      </w:r>
      <w:r w:rsidRPr="00FE4EE8">
        <w:t>редставля</w:t>
      </w:r>
      <w:r w:rsidR="00DD0734">
        <w:t>е</w:t>
      </w:r>
      <w:r w:rsidRPr="00FE4EE8">
        <w:t>т собой совокупность двух нереверсивных</w:t>
      </w:r>
      <w:r>
        <w:t xml:space="preserve"> датчиков</w:t>
      </w:r>
    </w:p>
    <w:p w14:paraId="3D1A9A59" w14:textId="6CCC0A9C" w:rsidR="00FE4EE8" w:rsidRDefault="00FE4EE8" w:rsidP="001D48D6"/>
    <w:p w14:paraId="5EDA0F8F" w14:textId="62B1A1C0" w:rsidR="00DD0734" w:rsidRPr="00576721" w:rsidRDefault="00DD0734" w:rsidP="00DD0734">
      <w:r>
        <w:t>Номер: 12.3.</w:t>
      </w:r>
      <w:r w:rsidR="00571AB8">
        <w:t>1</w:t>
      </w:r>
      <w:r>
        <w:t>.1.1014.1.0(1)</w:t>
      </w:r>
    </w:p>
    <w:p w14:paraId="6E93BD42" w14:textId="1EA8D87D" w:rsidR="00DD0734" w:rsidRDefault="00DD0734" w:rsidP="00DD0734">
      <w:r>
        <w:t xml:space="preserve">Задание: Принцип действия </w:t>
      </w:r>
      <w:proofErr w:type="spellStart"/>
      <w:r>
        <w:t>м</w:t>
      </w:r>
      <w:r w:rsidRPr="00DD0734">
        <w:t>агнитоупруги</w:t>
      </w:r>
      <w:r>
        <w:t>х</w:t>
      </w:r>
      <w:proofErr w:type="spellEnd"/>
      <w:r w:rsidRPr="00DD0734">
        <w:t xml:space="preserve"> датчик</w:t>
      </w:r>
      <w:r>
        <w:t>ов основан на:</w:t>
      </w:r>
      <w:r>
        <w:cr/>
        <w:t>Ответы:</w:t>
      </w:r>
    </w:p>
    <w:p w14:paraId="5F82B2A6" w14:textId="77777777" w:rsidR="00DD0734" w:rsidRDefault="00DD0734" w:rsidP="00DD0734">
      <w:pPr>
        <w:pStyle w:val="a4"/>
        <w:numPr>
          <w:ilvl w:val="0"/>
          <w:numId w:val="1"/>
        </w:numPr>
      </w:pPr>
      <w:r>
        <w:t>явлении изменения магнитной проницаемости ферромагнитных материалов в зависимости от величины механических напряжений, возникающих в них.</w:t>
      </w:r>
    </w:p>
    <w:p w14:paraId="53FE3FED" w14:textId="4B6B85E3" w:rsidR="00DD0734" w:rsidRDefault="00DD0734" w:rsidP="00DD0734">
      <w:pPr>
        <w:pStyle w:val="a4"/>
        <w:numPr>
          <w:ilvl w:val="0"/>
          <w:numId w:val="1"/>
        </w:numPr>
      </w:pPr>
      <w:r w:rsidRPr="00DD0734">
        <w:lastRenderedPageBreak/>
        <w:t>изменении индуктивного сопротивления электромагнитного дросселя при перемещении одной из подвижных частей</w:t>
      </w:r>
      <w:r w:rsidR="004679B4">
        <w:t>.</w:t>
      </w:r>
    </w:p>
    <w:p w14:paraId="4254E81C" w14:textId="438EAFE2" w:rsidR="00DD0734" w:rsidRDefault="00DD0734" w:rsidP="00DD0734">
      <w:r>
        <w:t>-------</w:t>
      </w:r>
    </w:p>
    <w:p w14:paraId="6ABFE5A6" w14:textId="21908717" w:rsidR="00DD0734" w:rsidRDefault="00DD0734" w:rsidP="001D48D6">
      <w:r>
        <w:t xml:space="preserve">Правильный ответ: </w:t>
      </w:r>
      <w:r w:rsidR="004679B4" w:rsidRPr="004679B4">
        <w:t>явлении изменения магнитной проницаемости ферромагнитных материалов в зависимости от величины механических напряжений, возникающих в них.</w:t>
      </w:r>
    </w:p>
    <w:p w14:paraId="409B3507" w14:textId="1D4E25D0" w:rsidR="004679B4" w:rsidRDefault="004679B4" w:rsidP="001D48D6"/>
    <w:p w14:paraId="5CDF5F60" w14:textId="404F4676" w:rsidR="004679B4" w:rsidRPr="00576721" w:rsidRDefault="004679B4" w:rsidP="004679B4">
      <w:r>
        <w:t>Номер: 12.3.</w:t>
      </w:r>
      <w:r w:rsidR="003E45F6">
        <w:t>1</w:t>
      </w:r>
      <w:r>
        <w:t>.1.1015.1.0(1)</w:t>
      </w:r>
    </w:p>
    <w:p w14:paraId="005AD96B" w14:textId="37C160DB" w:rsidR="004679B4" w:rsidRDefault="004679B4" w:rsidP="004679B4">
      <w:r>
        <w:t xml:space="preserve">Задание: </w:t>
      </w:r>
      <w:r w:rsidRPr="004679B4">
        <w:t>Прямой пьезоэлектрический эффект</w:t>
      </w:r>
      <w:r>
        <w:t>:</w:t>
      </w:r>
      <w:r>
        <w:cr/>
        <w:t>Ответы:</w:t>
      </w:r>
    </w:p>
    <w:p w14:paraId="136020B7" w14:textId="367B3EAF" w:rsidR="004679B4" w:rsidRDefault="004679B4" w:rsidP="004679B4">
      <w:pPr>
        <w:pStyle w:val="a4"/>
        <w:numPr>
          <w:ilvl w:val="0"/>
          <w:numId w:val="1"/>
        </w:numPr>
      </w:pPr>
      <w:r>
        <w:t>заключается в том, что на гранях некоторых кристаллов при их сжатии или растяжении появляются электрические заряды, подобные поляризационным.</w:t>
      </w:r>
    </w:p>
    <w:p w14:paraId="79800F0E" w14:textId="34A68568" w:rsidR="004679B4" w:rsidRDefault="004679B4" w:rsidP="004679B4">
      <w:pPr>
        <w:pStyle w:val="a4"/>
        <w:numPr>
          <w:ilvl w:val="0"/>
          <w:numId w:val="1"/>
        </w:numPr>
      </w:pPr>
      <w:r>
        <w:t xml:space="preserve">заключается в том, что при внесении </w:t>
      </w:r>
      <w:proofErr w:type="spellStart"/>
      <w:r>
        <w:t>пьезокристалла</w:t>
      </w:r>
      <w:proofErr w:type="spellEnd"/>
      <w:r>
        <w:t xml:space="preserve"> в электрическое поле, силовые линии которого совпадают с направлением пьезоэлектрической оси, происходит изменение геометрических размеров кристалла (сжатие или растяжение).</w:t>
      </w:r>
    </w:p>
    <w:p w14:paraId="40CE761C" w14:textId="77777777" w:rsidR="004679B4" w:rsidRDefault="004679B4" w:rsidP="004679B4">
      <w:r>
        <w:t>-------</w:t>
      </w:r>
    </w:p>
    <w:p w14:paraId="4B95EAE9" w14:textId="585A5E17" w:rsidR="004679B4" w:rsidRDefault="004679B4" w:rsidP="004679B4">
      <w:r>
        <w:t xml:space="preserve">Правильный ответ: </w:t>
      </w:r>
      <w:r w:rsidRPr="004679B4">
        <w:t>заключается в том, что на гранях некоторых кристаллов при их сжатии или растяжении появляются электрические заряды, подобные поляризационным.</w:t>
      </w:r>
    </w:p>
    <w:p w14:paraId="5A0D4EFD" w14:textId="2559431C" w:rsidR="004679B4" w:rsidRDefault="004679B4" w:rsidP="001D48D6"/>
    <w:p w14:paraId="2E87BC48" w14:textId="3A9DC379" w:rsidR="004679B4" w:rsidRPr="00576721" w:rsidRDefault="004679B4" w:rsidP="004679B4">
      <w:r>
        <w:t>Номер: 12.3.</w:t>
      </w:r>
      <w:r w:rsidR="003E45F6">
        <w:t>1</w:t>
      </w:r>
      <w:r>
        <w:t>.1.1016.1.0(1)</w:t>
      </w:r>
    </w:p>
    <w:p w14:paraId="284ED9D1" w14:textId="1987FE30" w:rsidR="004679B4" w:rsidRDefault="004679B4" w:rsidP="004679B4">
      <w:r>
        <w:t>Задание: Обратный</w:t>
      </w:r>
      <w:r w:rsidRPr="004679B4">
        <w:t xml:space="preserve"> пьезоэлектрический эффект</w:t>
      </w:r>
      <w:r>
        <w:t>:</w:t>
      </w:r>
      <w:r>
        <w:cr/>
        <w:t>Ответы:</w:t>
      </w:r>
    </w:p>
    <w:p w14:paraId="50C27AC6" w14:textId="0C68F274" w:rsidR="004679B4" w:rsidRDefault="004679B4" w:rsidP="004679B4">
      <w:pPr>
        <w:pStyle w:val="a4"/>
        <w:numPr>
          <w:ilvl w:val="0"/>
          <w:numId w:val="1"/>
        </w:numPr>
      </w:pPr>
      <w:r>
        <w:t xml:space="preserve">заключается в том, что при внесении </w:t>
      </w:r>
      <w:proofErr w:type="spellStart"/>
      <w:r>
        <w:t>пьезокристалла</w:t>
      </w:r>
      <w:proofErr w:type="spellEnd"/>
      <w:r>
        <w:t xml:space="preserve"> в электрическое поле, силовые линии которого совпадают с направлением пьезоэлектрической оси, происходит изменение геометрических размеров кристалла (сжатие или растяжение).</w:t>
      </w:r>
    </w:p>
    <w:p w14:paraId="74070196" w14:textId="59F2C027" w:rsidR="004679B4" w:rsidRDefault="004679B4" w:rsidP="004679B4">
      <w:pPr>
        <w:pStyle w:val="a4"/>
        <w:numPr>
          <w:ilvl w:val="0"/>
          <w:numId w:val="1"/>
        </w:numPr>
      </w:pPr>
      <w:r>
        <w:t>заключается в том, что на гранях некоторых кристаллов при их сжатии или растяжении появляются электрические заряды, подобные поляризационным.</w:t>
      </w:r>
    </w:p>
    <w:p w14:paraId="3E2767A3" w14:textId="77777777" w:rsidR="004679B4" w:rsidRDefault="004679B4" w:rsidP="004679B4">
      <w:r>
        <w:t>-------</w:t>
      </w:r>
    </w:p>
    <w:p w14:paraId="08BFB188" w14:textId="457CA7F0" w:rsidR="004679B4" w:rsidRDefault="004679B4" w:rsidP="004679B4">
      <w:r>
        <w:t xml:space="preserve">Правильный ответ: </w:t>
      </w:r>
      <w:r w:rsidRPr="004679B4">
        <w:t xml:space="preserve">заключается в том, что при внесении </w:t>
      </w:r>
      <w:proofErr w:type="spellStart"/>
      <w:r w:rsidRPr="004679B4">
        <w:t>пьезокристалла</w:t>
      </w:r>
      <w:proofErr w:type="spellEnd"/>
      <w:r w:rsidRPr="004679B4">
        <w:t xml:space="preserve"> в электрическое поле, силовые линии которого совпадают с направлением пьезоэлектрической оси, происходит изменение геометрических размеров кристалла (сжатие или растяжение).</w:t>
      </w:r>
    </w:p>
    <w:p w14:paraId="6C7062B5" w14:textId="5A437EF3" w:rsidR="004679B4" w:rsidRDefault="004679B4" w:rsidP="001D48D6"/>
    <w:p w14:paraId="7F143FFF" w14:textId="362E069B" w:rsidR="004679B4" w:rsidRPr="00576721" w:rsidRDefault="004679B4" w:rsidP="004679B4">
      <w:r>
        <w:t>Номер: 12.3.</w:t>
      </w:r>
      <w:r w:rsidR="003E45F6">
        <w:t>1</w:t>
      </w:r>
      <w:r>
        <w:t>.2.1017.2.0(</w:t>
      </w:r>
      <w:r w:rsidR="00F6454B">
        <w:t>5</w:t>
      </w:r>
      <w:r>
        <w:t>)</w:t>
      </w:r>
    </w:p>
    <w:p w14:paraId="46E80D67" w14:textId="06E9BC04" w:rsidR="004679B4" w:rsidRDefault="004679B4" w:rsidP="004679B4">
      <w:r>
        <w:t xml:space="preserve">Задание: В состав оптического датчика </w:t>
      </w:r>
      <w:del w:id="148" w:author="Баембитов Альберт Талгатович, тел. 86(717)3749" w:date="2022-11-23T15:04:00Z">
        <w:r w:rsidDel="00CB63A5">
          <w:delText>входит</w:delText>
        </w:r>
      </w:del>
      <w:ins w:id="149" w:author="Баембитов Альберт Талгатович, тел. 86(717)3749" w:date="2022-11-23T15:04:00Z">
        <w:r w:rsidR="00CB63A5">
          <w:t>входят</w:t>
        </w:r>
      </w:ins>
      <w:r>
        <w:t>:</w:t>
      </w:r>
      <w:r>
        <w:cr/>
        <w:t>Ответы:</w:t>
      </w:r>
    </w:p>
    <w:p w14:paraId="0B934740" w14:textId="113690AA" w:rsidR="004679B4" w:rsidRDefault="004679B4" w:rsidP="004679B4">
      <w:pPr>
        <w:pStyle w:val="a4"/>
        <w:numPr>
          <w:ilvl w:val="0"/>
          <w:numId w:val="1"/>
        </w:numPr>
      </w:pPr>
      <w:r>
        <w:t>источник излучения</w:t>
      </w:r>
    </w:p>
    <w:p w14:paraId="65BAC3FB" w14:textId="6016A977" w:rsidR="004679B4" w:rsidRDefault="00F6454B" w:rsidP="004679B4">
      <w:pPr>
        <w:pStyle w:val="a4"/>
        <w:numPr>
          <w:ilvl w:val="0"/>
          <w:numId w:val="1"/>
        </w:numPr>
      </w:pPr>
      <w:r>
        <w:t>среда передачи</w:t>
      </w:r>
    </w:p>
    <w:p w14:paraId="60702873" w14:textId="5C554AD9" w:rsidR="00F6454B" w:rsidRDefault="00F6454B" w:rsidP="004679B4">
      <w:pPr>
        <w:pStyle w:val="a4"/>
        <w:numPr>
          <w:ilvl w:val="0"/>
          <w:numId w:val="1"/>
        </w:numPr>
      </w:pPr>
      <w:r>
        <w:t>объект</w:t>
      </w:r>
    </w:p>
    <w:p w14:paraId="4F254072" w14:textId="1EF9F450" w:rsidR="00F6454B" w:rsidRDefault="00F6454B" w:rsidP="004679B4">
      <w:pPr>
        <w:pStyle w:val="a4"/>
        <w:numPr>
          <w:ilvl w:val="0"/>
          <w:numId w:val="1"/>
        </w:numPr>
      </w:pPr>
      <w:r>
        <w:t>организованный оптический канал</w:t>
      </w:r>
    </w:p>
    <w:p w14:paraId="761E5CC7" w14:textId="1CBE6ED2" w:rsidR="00F6454B" w:rsidRDefault="00F6454B" w:rsidP="004679B4">
      <w:pPr>
        <w:pStyle w:val="a4"/>
        <w:numPr>
          <w:ilvl w:val="0"/>
          <w:numId w:val="1"/>
        </w:numPr>
      </w:pPr>
      <w:r>
        <w:t>приемник излучения</w:t>
      </w:r>
    </w:p>
    <w:p w14:paraId="55E7C7B4" w14:textId="755885EC" w:rsidR="004679B4" w:rsidRDefault="004679B4" w:rsidP="004679B4">
      <w:pPr>
        <w:pStyle w:val="a4"/>
        <w:numPr>
          <w:ilvl w:val="0"/>
          <w:numId w:val="1"/>
        </w:numPr>
      </w:pPr>
      <w:r>
        <w:t>приемник передачи</w:t>
      </w:r>
    </w:p>
    <w:p w14:paraId="37E51D08" w14:textId="77777777" w:rsidR="004679B4" w:rsidRDefault="004679B4" w:rsidP="004679B4">
      <w:r>
        <w:t>-------</w:t>
      </w:r>
    </w:p>
    <w:p w14:paraId="6B97912C" w14:textId="31424DFF" w:rsidR="004679B4" w:rsidRDefault="00F6454B" w:rsidP="00F6454B">
      <w:r>
        <w:t>Для данного задания правильными последовательностями будут: источник излучения</w:t>
      </w:r>
      <w:r>
        <w:tab/>
        <w:t>среда передачи</w:t>
      </w:r>
      <w:r>
        <w:tab/>
        <w:t>объект</w:t>
      </w:r>
      <w:r>
        <w:tab/>
      </w:r>
      <w:r>
        <w:tab/>
        <w:t>организованный оптический канал</w:t>
      </w:r>
      <w:r>
        <w:tab/>
        <w:t>приемник излучения</w:t>
      </w:r>
    </w:p>
    <w:p w14:paraId="6A6A052B" w14:textId="4E790517" w:rsidR="004679B4" w:rsidRDefault="004679B4" w:rsidP="001D48D6"/>
    <w:p w14:paraId="0C65542F" w14:textId="4D890213" w:rsidR="001608B1" w:rsidRPr="00576721" w:rsidRDefault="001608B1" w:rsidP="001608B1">
      <w:r>
        <w:t>Номер: 12.3.</w:t>
      </w:r>
      <w:r w:rsidR="003E45F6">
        <w:t>2</w:t>
      </w:r>
      <w:r>
        <w:t>.2.101</w:t>
      </w:r>
      <w:r w:rsidR="009F04F7">
        <w:t>8</w:t>
      </w:r>
      <w:r>
        <w:t>.2.0(1)</w:t>
      </w:r>
    </w:p>
    <w:p w14:paraId="265B4733" w14:textId="631FF1E3" w:rsidR="001608B1" w:rsidRDefault="001608B1" w:rsidP="001608B1">
      <w:r>
        <w:t>Задание: Исполнительные устройства – это:</w:t>
      </w:r>
      <w:r>
        <w:cr/>
        <w:t>Ответы:</w:t>
      </w:r>
    </w:p>
    <w:p w14:paraId="16C724E1" w14:textId="22971C26" w:rsidR="001608B1" w:rsidRDefault="001608B1" w:rsidP="001608B1">
      <w:pPr>
        <w:pStyle w:val="a4"/>
        <w:numPr>
          <w:ilvl w:val="0"/>
          <w:numId w:val="1"/>
        </w:numPr>
      </w:pPr>
      <w:r>
        <w:lastRenderedPageBreak/>
        <w:t>устройства систем автоматического управления или регулирования, воздействующие на процессы в соответствии с полученной командной информацией</w:t>
      </w:r>
    </w:p>
    <w:p w14:paraId="47ED0AA3" w14:textId="2E587A06" w:rsidR="001608B1" w:rsidRDefault="001608B1" w:rsidP="001608B1">
      <w:pPr>
        <w:pStyle w:val="a4"/>
        <w:numPr>
          <w:ilvl w:val="0"/>
          <w:numId w:val="1"/>
        </w:numPr>
      </w:pPr>
      <w:r>
        <w:t>устройства систем автоматизированного управления или регулирования, воздействующие на процессы в соответствии с отправленной командной информацией</w:t>
      </w:r>
    </w:p>
    <w:p w14:paraId="311F6924" w14:textId="1AEDB2B9" w:rsidR="001608B1" w:rsidRDefault="001608B1" w:rsidP="001608B1">
      <w:pPr>
        <w:pStyle w:val="a4"/>
        <w:numPr>
          <w:ilvl w:val="0"/>
          <w:numId w:val="1"/>
        </w:numPr>
      </w:pPr>
      <w:r>
        <w:t>устройства систем автоматизированного управления или регулирования, воздействующие на процессы в обратном соответствии с отправленной командной информацией</w:t>
      </w:r>
    </w:p>
    <w:p w14:paraId="38DAA7B0" w14:textId="77777777" w:rsidR="001608B1" w:rsidRDefault="001608B1" w:rsidP="001608B1">
      <w:r>
        <w:t>-------</w:t>
      </w:r>
    </w:p>
    <w:p w14:paraId="13C51FE5" w14:textId="4B7E01C8" w:rsidR="001608B1" w:rsidRDefault="001608B1" w:rsidP="001D48D6">
      <w:r>
        <w:t xml:space="preserve">Правильный ответ: </w:t>
      </w:r>
      <w:r w:rsidRPr="001608B1">
        <w:t>устройства систем автоматического управления или регулирования, воздействующие на процессы в соответствии с полученной командной информацией</w:t>
      </w:r>
    </w:p>
    <w:p w14:paraId="3C172322" w14:textId="2759AB16" w:rsidR="001608B1" w:rsidRDefault="001608B1" w:rsidP="001D48D6"/>
    <w:p w14:paraId="00379332" w14:textId="1F6F0690" w:rsidR="009F04F7" w:rsidRPr="00576721" w:rsidRDefault="009F04F7" w:rsidP="009F04F7">
      <w:r>
        <w:t>Номер: 12.3.</w:t>
      </w:r>
      <w:r w:rsidR="00CA2748">
        <w:t>2</w:t>
      </w:r>
      <w:r>
        <w:t>.2.1019.2.0(1)</w:t>
      </w:r>
    </w:p>
    <w:p w14:paraId="6F16A5F9" w14:textId="7CCF5197" w:rsidR="009F04F7" w:rsidRDefault="009F04F7" w:rsidP="009F04F7">
      <w:r>
        <w:t>Задание</w:t>
      </w:r>
      <w:proofErr w:type="gramStart"/>
      <w:r>
        <w:t>: К</w:t>
      </w:r>
      <w:proofErr w:type="gramEnd"/>
      <w:r>
        <w:t xml:space="preserve"> видам мембранных пневмоприводов относятся:</w:t>
      </w:r>
      <w:r>
        <w:cr/>
        <w:t>Ответы:</w:t>
      </w:r>
    </w:p>
    <w:p w14:paraId="52EA463B" w14:textId="746D78FA" w:rsidR="009F04F7" w:rsidRDefault="009F04F7" w:rsidP="009F04F7">
      <w:pPr>
        <w:pStyle w:val="a4"/>
        <w:numPr>
          <w:ilvl w:val="0"/>
          <w:numId w:val="1"/>
        </w:numPr>
      </w:pPr>
      <w:r>
        <w:t>Вращательного движения</w:t>
      </w:r>
    </w:p>
    <w:p w14:paraId="00952891" w14:textId="72D99938" w:rsidR="009F04F7" w:rsidRDefault="009F04F7" w:rsidP="009F04F7">
      <w:pPr>
        <w:pStyle w:val="a4"/>
        <w:numPr>
          <w:ilvl w:val="0"/>
          <w:numId w:val="1"/>
        </w:numPr>
      </w:pPr>
      <w:r>
        <w:t>С высокой пропускной способностью</w:t>
      </w:r>
    </w:p>
    <w:p w14:paraId="75420210" w14:textId="75799FEA" w:rsidR="009F04F7" w:rsidRDefault="009F04F7" w:rsidP="009F04F7">
      <w:pPr>
        <w:pStyle w:val="a4"/>
        <w:numPr>
          <w:ilvl w:val="0"/>
          <w:numId w:val="1"/>
        </w:numPr>
      </w:pPr>
      <w:r>
        <w:t>С низкой пропускной способностью</w:t>
      </w:r>
    </w:p>
    <w:p w14:paraId="00561348" w14:textId="77777777" w:rsidR="009F04F7" w:rsidRDefault="009F04F7" w:rsidP="009F04F7">
      <w:r>
        <w:t>-------</w:t>
      </w:r>
    </w:p>
    <w:p w14:paraId="012E6CBA" w14:textId="75C73573" w:rsidR="009F04F7" w:rsidRDefault="009F04F7" w:rsidP="009F04F7">
      <w:r>
        <w:t xml:space="preserve">Правильный ответ: </w:t>
      </w:r>
      <w:r w:rsidRPr="009F04F7">
        <w:t>Вращательного движения</w:t>
      </w:r>
    </w:p>
    <w:p w14:paraId="3605310D" w14:textId="162902BD" w:rsidR="009F04F7" w:rsidRDefault="009F04F7" w:rsidP="001D48D6"/>
    <w:p w14:paraId="3B92447D" w14:textId="6939CB5E" w:rsidR="009F04F7" w:rsidRPr="00576721" w:rsidRDefault="009F04F7" w:rsidP="009F04F7">
      <w:r>
        <w:t>Номер: 12.3.</w:t>
      </w:r>
      <w:r w:rsidR="00CA2748">
        <w:t>2</w:t>
      </w:r>
      <w:r>
        <w:t>.3.1020.3.0(1)</w:t>
      </w:r>
    </w:p>
    <w:p w14:paraId="755A4D4B" w14:textId="76DE9AD3" w:rsidR="009F04F7" w:rsidRDefault="009F04F7" w:rsidP="009F04F7">
      <w:r>
        <w:t>Задание: _____ называется звено ИУ, воздействующее непосредственно на процесс в объекте управления путем изменения пропускной способности</w:t>
      </w:r>
      <w:r>
        <w:cr/>
        <w:t>Ответы:</w:t>
      </w:r>
    </w:p>
    <w:p w14:paraId="3C0394CD" w14:textId="7532BFE4" w:rsidR="009F04F7" w:rsidRDefault="009F04F7" w:rsidP="009F04F7">
      <w:pPr>
        <w:pStyle w:val="a4"/>
        <w:numPr>
          <w:ilvl w:val="0"/>
          <w:numId w:val="1"/>
        </w:numPr>
      </w:pPr>
      <w:r>
        <w:t>Регулирующим органом</w:t>
      </w:r>
    </w:p>
    <w:p w14:paraId="707049DF" w14:textId="77777777" w:rsidR="009F04F7" w:rsidRDefault="009F04F7" w:rsidP="009F04F7">
      <w:r>
        <w:t>-------</w:t>
      </w:r>
    </w:p>
    <w:p w14:paraId="37DCACDD" w14:textId="5B6738FE" w:rsidR="009F04F7" w:rsidRPr="004F16DC" w:rsidRDefault="009F04F7" w:rsidP="009F04F7">
      <w:r w:rsidRPr="00311875">
        <w:t>Для данного задания правильным ответом будет текст «</w:t>
      </w:r>
      <w:r>
        <w:t>Регулирующим органом</w:t>
      </w:r>
      <w:r w:rsidRPr="00311875">
        <w:t>», введенный в специальное поле</w:t>
      </w:r>
    </w:p>
    <w:p w14:paraId="1ECEE234" w14:textId="75FAF6D8" w:rsidR="009F04F7" w:rsidRDefault="009F04F7" w:rsidP="009F04F7"/>
    <w:p w14:paraId="193A88F0" w14:textId="3604BFEC" w:rsidR="009F04F7" w:rsidRPr="00576721" w:rsidRDefault="009F04F7" w:rsidP="009F04F7">
      <w:r>
        <w:t>Номер: 12.3.</w:t>
      </w:r>
      <w:r w:rsidR="00CA2748">
        <w:t>2</w:t>
      </w:r>
      <w:r>
        <w:t>.3.1021.3.0(1)</w:t>
      </w:r>
    </w:p>
    <w:p w14:paraId="75A422EB" w14:textId="7396DBB0" w:rsidR="009F04F7" w:rsidRDefault="009F04F7" w:rsidP="009F04F7">
      <w:r>
        <w:t xml:space="preserve">Задание: _____ </w:t>
      </w:r>
      <w:r w:rsidRPr="009F04F7">
        <w:t>– это расход вещества или энергии, проходящего через РО</w:t>
      </w:r>
      <w:r>
        <w:cr/>
        <w:t>Ответы:</w:t>
      </w:r>
    </w:p>
    <w:p w14:paraId="34DC995E" w14:textId="05E4CB99" w:rsidR="009F04F7" w:rsidRDefault="009F04F7" w:rsidP="009F04F7">
      <w:pPr>
        <w:pStyle w:val="a4"/>
        <w:numPr>
          <w:ilvl w:val="0"/>
          <w:numId w:val="1"/>
        </w:numPr>
      </w:pPr>
      <w:r>
        <w:t>Пропускная способность</w:t>
      </w:r>
    </w:p>
    <w:p w14:paraId="0DF478B4" w14:textId="77777777" w:rsidR="009F04F7" w:rsidRDefault="009F04F7" w:rsidP="009F04F7">
      <w:r>
        <w:t>-------</w:t>
      </w:r>
    </w:p>
    <w:p w14:paraId="76C744CA" w14:textId="539BF7C2" w:rsidR="009F04F7" w:rsidRPr="004F16DC" w:rsidRDefault="009F04F7" w:rsidP="009F04F7">
      <w:r w:rsidRPr="00311875">
        <w:t>Для данного задания правильным ответом будет текст «</w:t>
      </w:r>
      <w:r>
        <w:t>Пропускная способность</w:t>
      </w:r>
      <w:r w:rsidRPr="00311875">
        <w:t>», введенный в специальное поле</w:t>
      </w:r>
    </w:p>
    <w:p w14:paraId="3E5AC708" w14:textId="6D0B40BA" w:rsidR="009F04F7" w:rsidRDefault="009F04F7" w:rsidP="001D48D6"/>
    <w:p w14:paraId="322DAEFA" w14:textId="0E0C9C68" w:rsidR="00437121" w:rsidRPr="00576721" w:rsidRDefault="00437121" w:rsidP="00437121">
      <w:r>
        <w:t>Номер: 12.3.</w:t>
      </w:r>
      <w:r w:rsidR="00CA2748">
        <w:t>1</w:t>
      </w:r>
      <w:r>
        <w:t>.1.1022.1.0(1)</w:t>
      </w:r>
    </w:p>
    <w:p w14:paraId="1D9E785A" w14:textId="2905C496" w:rsidR="00437121" w:rsidRDefault="00437121" w:rsidP="00437121">
      <w:r>
        <w:t xml:space="preserve">Задание: </w:t>
      </w:r>
      <w:proofErr w:type="spellStart"/>
      <w:r w:rsidRPr="00437121">
        <w:t>Терморезистивные</w:t>
      </w:r>
      <w:proofErr w:type="spellEnd"/>
      <w:r w:rsidRPr="00437121">
        <w:t xml:space="preserve"> датчики (термосопротивления)</w:t>
      </w:r>
      <w:r>
        <w:t xml:space="preserve"> обладают свойством:</w:t>
      </w:r>
      <w:r>
        <w:cr/>
        <w:t>Ответы:</w:t>
      </w:r>
    </w:p>
    <w:p w14:paraId="1F450B73" w14:textId="3962B17D" w:rsidR="00437121" w:rsidRDefault="00437121" w:rsidP="00437121">
      <w:pPr>
        <w:pStyle w:val="a4"/>
        <w:numPr>
          <w:ilvl w:val="0"/>
          <w:numId w:val="1"/>
        </w:numPr>
      </w:pPr>
      <w:r>
        <w:t>изменять свое электрическое сопротивление при изменении температуры.</w:t>
      </w:r>
    </w:p>
    <w:p w14:paraId="03FB2307" w14:textId="77777777" w:rsidR="00437121" w:rsidRDefault="00437121" w:rsidP="00437121">
      <w:pPr>
        <w:pStyle w:val="a4"/>
        <w:numPr>
          <w:ilvl w:val="0"/>
          <w:numId w:val="1"/>
        </w:numPr>
      </w:pPr>
      <w:r>
        <w:t>изменения магнитной проницаемости ферромагнитных материалов в зависимости от величины механических напряжений, возникающих в них.</w:t>
      </w:r>
    </w:p>
    <w:p w14:paraId="268D8E32" w14:textId="660C613C" w:rsidR="00437121" w:rsidRDefault="00437121" w:rsidP="00437121">
      <w:r>
        <w:t>-------</w:t>
      </w:r>
    </w:p>
    <w:p w14:paraId="1F94D055" w14:textId="46E08A84" w:rsidR="00437121" w:rsidRDefault="00437121" w:rsidP="00437121">
      <w:r>
        <w:t xml:space="preserve">Правильный ответ: </w:t>
      </w:r>
      <w:r w:rsidRPr="00437121">
        <w:t>изменять свое электрическое сопротивление при изменении температуры.</w:t>
      </w:r>
    </w:p>
    <w:p w14:paraId="63BF04F2" w14:textId="5DE7C1B7" w:rsidR="00437121" w:rsidRDefault="00437121" w:rsidP="001D48D6"/>
    <w:p w14:paraId="4B045F3F" w14:textId="64791D4C" w:rsidR="00437121" w:rsidRPr="00576721" w:rsidRDefault="00437121" w:rsidP="00437121">
      <w:r>
        <w:t>Номер: 12.3.</w:t>
      </w:r>
      <w:r w:rsidR="00CA2748">
        <w:t>1</w:t>
      </w:r>
      <w:r>
        <w:t>.1.1023.1.0(1)</w:t>
      </w:r>
    </w:p>
    <w:p w14:paraId="6F78403D" w14:textId="5D49586D" w:rsidR="00437121" w:rsidRDefault="00437121" w:rsidP="00437121">
      <w:r>
        <w:t>Задание: _____ - это цепь, составленная из двух разнородных металлов.</w:t>
      </w:r>
    </w:p>
    <w:p w14:paraId="01C6DEF7" w14:textId="06B882A2" w:rsidR="00437121" w:rsidRDefault="00437121" w:rsidP="00437121">
      <w:r>
        <w:t>Ответы:</w:t>
      </w:r>
    </w:p>
    <w:p w14:paraId="33D788C5" w14:textId="2B7D2088" w:rsidR="00437121" w:rsidRDefault="00437121" w:rsidP="00437121">
      <w:pPr>
        <w:pStyle w:val="a4"/>
        <w:numPr>
          <w:ilvl w:val="0"/>
          <w:numId w:val="1"/>
        </w:numPr>
      </w:pPr>
      <w:r>
        <w:lastRenderedPageBreak/>
        <w:t>Термопара</w:t>
      </w:r>
    </w:p>
    <w:p w14:paraId="6EA6B5DF" w14:textId="77777777" w:rsidR="00437121" w:rsidRDefault="00437121" w:rsidP="00437121">
      <w:r>
        <w:t>-------</w:t>
      </w:r>
    </w:p>
    <w:p w14:paraId="40FF7ABD" w14:textId="0F3CC2E9" w:rsidR="00437121" w:rsidRPr="007678A2" w:rsidRDefault="00437121" w:rsidP="00437121">
      <w:r w:rsidRPr="00311875">
        <w:t>Для данного задания правильным ответом будет текст «</w:t>
      </w:r>
      <w:r>
        <w:t>Термопара</w:t>
      </w:r>
      <w:r w:rsidRPr="00311875">
        <w:t>», введенный в специальное поле</w:t>
      </w:r>
    </w:p>
    <w:p w14:paraId="1EFF80FE" w14:textId="2414791B" w:rsidR="00437121" w:rsidRDefault="00437121" w:rsidP="001D48D6"/>
    <w:p w14:paraId="44E564AE" w14:textId="01D8FDA3" w:rsidR="003C3942" w:rsidRPr="00576721" w:rsidRDefault="003C3942" w:rsidP="003C3942">
      <w:r>
        <w:t>Номер: 12.3.</w:t>
      </w:r>
      <w:r w:rsidR="00CA2748">
        <w:t>3</w:t>
      </w:r>
      <w:r>
        <w:t>.1.102</w:t>
      </w:r>
      <w:r w:rsidR="000F2CC1">
        <w:t>4</w:t>
      </w:r>
      <w:r>
        <w:t>.1.0(1)</w:t>
      </w:r>
    </w:p>
    <w:p w14:paraId="2F544DA4" w14:textId="1FB02095" w:rsidR="003C3942" w:rsidRDefault="003C3942" w:rsidP="003C3942">
      <w:r>
        <w:t xml:space="preserve">Задание: </w:t>
      </w:r>
      <w:r w:rsidR="000F2CC1" w:rsidRPr="000F2CC1">
        <w:t>Промышленная сеть - это</w:t>
      </w:r>
      <w:r>
        <w:t>:</w:t>
      </w:r>
      <w:r>
        <w:cr/>
        <w:t>Ответы:</w:t>
      </w:r>
    </w:p>
    <w:p w14:paraId="50334BAB" w14:textId="194CF6C0" w:rsidR="003C3942" w:rsidRDefault="000F2CC1" w:rsidP="000F2CC1">
      <w:pPr>
        <w:pStyle w:val="a4"/>
        <w:numPr>
          <w:ilvl w:val="0"/>
          <w:numId w:val="1"/>
        </w:numPr>
      </w:pPr>
      <w:r>
        <w:t>сеть, обеспечивающая информационный обмен между контроллерами, датчиками и исполнительными устройствами</w:t>
      </w:r>
    </w:p>
    <w:p w14:paraId="5AEAB6B6" w14:textId="09687576" w:rsidR="003C3942" w:rsidRDefault="000F2CC1" w:rsidP="000F2CC1">
      <w:pPr>
        <w:pStyle w:val="a4"/>
        <w:numPr>
          <w:ilvl w:val="0"/>
          <w:numId w:val="1"/>
        </w:numPr>
      </w:pPr>
      <w:r>
        <w:t>сеть, обеспечивающая реализацию алгоритмов логического управления и/или замкнутых систем автоматического управления в сфере промышленной автоматики</w:t>
      </w:r>
    </w:p>
    <w:p w14:paraId="79704AEA" w14:textId="77777777" w:rsidR="003C3942" w:rsidRDefault="003C3942" w:rsidP="003C3942">
      <w:r>
        <w:t>-------</w:t>
      </w:r>
    </w:p>
    <w:p w14:paraId="63F6FB4D" w14:textId="20AC5A04" w:rsidR="003C3942" w:rsidRDefault="003C3942" w:rsidP="003C3942">
      <w:r>
        <w:t xml:space="preserve">Правильный ответ: </w:t>
      </w:r>
      <w:r w:rsidR="000F2CC1" w:rsidRPr="000F2CC1">
        <w:t>сеть, обеспечивающая информационный обмен между контроллерами, датчиками и исполнительными устройствами</w:t>
      </w:r>
    </w:p>
    <w:p w14:paraId="0F060D52" w14:textId="77777777" w:rsidR="000F2CC1" w:rsidRDefault="000F2CC1" w:rsidP="003C3942"/>
    <w:p w14:paraId="567EF167" w14:textId="617AB4C5" w:rsidR="000F2CC1" w:rsidRPr="00576721" w:rsidRDefault="000F2CC1" w:rsidP="000F2CC1">
      <w:r>
        <w:t>Номер: 12.3.</w:t>
      </w:r>
      <w:r w:rsidR="00CA2748">
        <w:t>2</w:t>
      </w:r>
      <w:r>
        <w:t>.2.1025.1.0(1)</w:t>
      </w:r>
    </w:p>
    <w:p w14:paraId="5EFFEE3C" w14:textId="372D4464" w:rsidR="000F2CC1" w:rsidRDefault="000F2CC1" w:rsidP="000F2CC1">
      <w:r>
        <w:t>Задание: К функциям полевой шины не относится:</w:t>
      </w:r>
      <w:r>
        <w:cr/>
        <w:t>Ответы:</w:t>
      </w:r>
    </w:p>
    <w:p w14:paraId="566C3539" w14:textId="2572EB0E" w:rsidR="000F2CC1" w:rsidRDefault="000F2CC1" w:rsidP="000F2CC1">
      <w:pPr>
        <w:pStyle w:val="a4"/>
        <w:numPr>
          <w:ilvl w:val="0"/>
          <w:numId w:val="1"/>
        </w:numPr>
      </w:pPr>
      <w:r w:rsidRPr="000F2CC1">
        <w:t>обеспечение</w:t>
      </w:r>
      <w:r>
        <w:t xml:space="preserve"> различного </w:t>
      </w:r>
      <w:r w:rsidRPr="000F2CC1">
        <w:t>взаимодействия между</w:t>
      </w:r>
      <w:r>
        <w:t xml:space="preserve"> </w:t>
      </w:r>
      <w:r w:rsidRPr="000F2CC1">
        <w:t>исполнительны</w:t>
      </w:r>
      <w:r>
        <w:t xml:space="preserve">ми </w:t>
      </w:r>
      <w:r w:rsidRPr="000F2CC1">
        <w:t>устройств</w:t>
      </w:r>
      <w:r>
        <w:t>ами</w:t>
      </w:r>
    </w:p>
    <w:p w14:paraId="4B24DDB5" w14:textId="0834389B" w:rsidR="000F2CC1" w:rsidRDefault="000F2CC1" w:rsidP="000F2CC1">
      <w:pPr>
        <w:pStyle w:val="a4"/>
        <w:numPr>
          <w:ilvl w:val="0"/>
          <w:numId w:val="1"/>
        </w:numPr>
      </w:pPr>
      <w:r w:rsidRPr="000F2CC1">
        <w:t>обеспечение сетевого взаимодействия между контроллерами и удаленной периферией</w:t>
      </w:r>
    </w:p>
    <w:p w14:paraId="40034A60" w14:textId="72B0AA19" w:rsidR="000F2CC1" w:rsidRDefault="000F2CC1" w:rsidP="000F2CC1">
      <w:pPr>
        <w:pStyle w:val="a4"/>
        <w:numPr>
          <w:ilvl w:val="0"/>
          <w:numId w:val="1"/>
        </w:numPr>
      </w:pPr>
      <w:r w:rsidRPr="000F2CC1">
        <w:t>подключение различных контрольно-измерительных приборов и исполнительных устройств</w:t>
      </w:r>
    </w:p>
    <w:p w14:paraId="605A3BC6" w14:textId="77777777" w:rsidR="000F2CC1" w:rsidRDefault="000F2CC1" w:rsidP="000F2CC1">
      <w:r>
        <w:t>-------</w:t>
      </w:r>
    </w:p>
    <w:p w14:paraId="00B3FEAA" w14:textId="4B2322F4" w:rsidR="000F2CC1" w:rsidRDefault="000F2CC1" w:rsidP="000F2CC1">
      <w:r>
        <w:t xml:space="preserve">Правильный ответ: </w:t>
      </w:r>
      <w:r w:rsidRPr="000F2CC1">
        <w:t>обеспечение различного взаимодействия между исполнительными устройствами</w:t>
      </w:r>
    </w:p>
    <w:p w14:paraId="0B69C82F" w14:textId="5E12B047" w:rsidR="00437121" w:rsidRDefault="00437121" w:rsidP="001D48D6"/>
    <w:p w14:paraId="688149E4" w14:textId="31E166EB" w:rsidR="000F2CC1" w:rsidRPr="00576721" w:rsidRDefault="000F2CC1" w:rsidP="000F2CC1">
      <w:r>
        <w:t>Номер: 12.3.</w:t>
      </w:r>
      <w:r w:rsidR="00CA2748">
        <w:t>2</w:t>
      </w:r>
      <w:r>
        <w:t>.2.1026.1.0(1)</w:t>
      </w:r>
    </w:p>
    <w:p w14:paraId="42FCA29E" w14:textId="57853585" w:rsidR="000F2CC1" w:rsidRDefault="000F2CC1" w:rsidP="000F2CC1">
      <w:r>
        <w:t>Задание: К видам полевых шин относится:</w:t>
      </w:r>
      <w:r>
        <w:cr/>
        <w:t>Ответы:</w:t>
      </w:r>
    </w:p>
    <w:p w14:paraId="70F76BBA" w14:textId="23208C3B" w:rsidR="000F2CC1" w:rsidRDefault="000F2CC1" w:rsidP="000F2CC1">
      <w:pPr>
        <w:pStyle w:val="a4"/>
        <w:numPr>
          <w:ilvl w:val="0"/>
          <w:numId w:val="1"/>
        </w:numPr>
      </w:pPr>
      <w:r>
        <w:t>полевые шины, построенные на базе оптоволоконного кабеля</w:t>
      </w:r>
    </w:p>
    <w:p w14:paraId="10127012" w14:textId="1402A725" w:rsidR="000F2CC1" w:rsidRDefault="000F2CC1" w:rsidP="000F2CC1">
      <w:pPr>
        <w:pStyle w:val="a4"/>
        <w:numPr>
          <w:ilvl w:val="0"/>
          <w:numId w:val="1"/>
        </w:numPr>
      </w:pPr>
      <w:r>
        <w:t>полевые шины, построенные на базе алюминиевого кабеля</w:t>
      </w:r>
    </w:p>
    <w:p w14:paraId="02054A3B" w14:textId="194B43C1" w:rsidR="000F2CC1" w:rsidRDefault="000F2CC1" w:rsidP="000F2CC1">
      <w:pPr>
        <w:pStyle w:val="a4"/>
        <w:numPr>
          <w:ilvl w:val="0"/>
          <w:numId w:val="1"/>
        </w:numPr>
      </w:pPr>
      <w:r>
        <w:t>полевые шины, построенные на базе титанового кабеля</w:t>
      </w:r>
    </w:p>
    <w:p w14:paraId="1E0265EC" w14:textId="1046AA70" w:rsidR="000F2CC1" w:rsidRDefault="000F2CC1" w:rsidP="000F2CC1">
      <w:r>
        <w:t>-------</w:t>
      </w:r>
    </w:p>
    <w:p w14:paraId="0E01720E" w14:textId="102541A4" w:rsidR="000F2CC1" w:rsidRDefault="000F2CC1" w:rsidP="00CB63A5">
      <w:r>
        <w:t xml:space="preserve">Правильный ответ: </w:t>
      </w:r>
      <w:commentRangeStart w:id="150"/>
      <w:commentRangeStart w:id="151"/>
      <w:ins w:id="152" w:author="Баембитов Альберт Талгатович, тел. 86(717)3749" w:date="2022-11-23T15:06:00Z">
        <w:r w:rsidR="00CB63A5">
          <w:t>полевые шины, построенные на базе оптоволоконного кабеля</w:t>
        </w:r>
      </w:ins>
      <w:commentRangeEnd w:id="150"/>
      <w:ins w:id="153" w:author="Баембитов Альберт Талгатович, тел. 86(717)3749" w:date="2022-11-23T15:08:00Z">
        <w:r w:rsidR="00CB63A5">
          <w:rPr>
            <w:rStyle w:val="a7"/>
          </w:rPr>
          <w:commentReference w:id="150"/>
        </w:r>
      </w:ins>
      <w:commentRangeEnd w:id="151"/>
      <w:r w:rsidR="004D2931">
        <w:rPr>
          <w:rStyle w:val="a7"/>
        </w:rPr>
        <w:commentReference w:id="151"/>
      </w:r>
      <w:del w:id="154" w:author="Баембитов Альберт Талгатович, тел. 86(717)3749" w:date="2022-11-23T15:06:00Z">
        <w:r w:rsidRPr="000F2CC1" w:rsidDel="00CB63A5">
          <w:delText>обеспечение различного взаимодействия между исполнительными устройствами</w:delText>
        </w:r>
      </w:del>
    </w:p>
    <w:p w14:paraId="7E984DC7" w14:textId="33ECBB76" w:rsidR="007678A2" w:rsidRDefault="007678A2" w:rsidP="001D48D6"/>
    <w:p w14:paraId="64E8F19E" w14:textId="471C5189" w:rsidR="007678A2" w:rsidRPr="00576721" w:rsidRDefault="007678A2" w:rsidP="007678A2">
      <w:r>
        <w:t>Номер: 12.3.</w:t>
      </w:r>
      <w:r w:rsidR="00CA2748">
        <w:t>3</w:t>
      </w:r>
      <w:r>
        <w:t>.3.1027.3.0(1)</w:t>
      </w:r>
    </w:p>
    <w:p w14:paraId="578A2984" w14:textId="763E2D07" w:rsidR="007678A2" w:rsidRDefault="007678A2" w:rsidP="007678A2">
      <w:r>
        <w:t>Задание: Сети _____ уровня служат для передачи данных между контроллерами, серверами и операторскими рабочими станциями</w:t>
      </w:r>
      <w:r>
        <w:cr/>
        <w:t>Ответы:</w:t>
      </w:r>
    </w:p>
    <w:p w14:paraId="6A67951A" w14:textId="78E23CD0" w:rsidR="007678A2" w:rsidRDefault="007678A2" w:rsidP="007678A2">
      <w:pPr>
        <w:pStyle w:val="a4"/>
        <w:numPr>
          <w:ilvl w:val="0"/>
          <w:numId w:val="1"/>
        </w:numPr>
      </w:pPr>
      <w:r>
        <w:t>верхнего</w:t>
      </w:r>
    </w:p>
    <w:p w14:paraId="22CFF2B8" w14:textId="77777777" w:rsidR="007678A2" w:rsidRDefault="007678A2" w:rsidP="007678A2">
      <w:r>
        <w:t>-------</w:t>
      </w:r>
    </w:p>
    <w:p w14:paraId="1E9F4261" w14:textId="540CF322" w:rsidR="007678A2" w:rsidRPr="004F16DC" w:rsidRDefault="007678A2" w:rsidP="007678A2">
      <w:r w:rsidRPr="00311875">
        <w:t>Для данного задания правильным ответом будет текст «</w:t>
      </w:r>
      <w:r>
        <w:t>верхнего</w:t>
      </w:r>
      <w:r w:rsidRPr="00311875">
        <w:t>», введенный в специальное поле</w:t>
      </w:r>
    </w:p>
    <w:p w14:paraId="1BE07490" w14:textId="2409C617" w:rsidR="007678A2" w:rsidRDefault="007678A2" w:rsidP="001D48D6"/>
    <w:p w14:paraId="138D969B" w14:textId="1645CD43" w:rsidR="007678A2" w:rsidRPr="00576721" w:rsidRDefault="007678A2" w:rsidP="007678A2">
      <w:r>
        <w:t>Номер: 12.3.</w:t>
      </w:r>
      <w:r w:rsidR="00CA2748">
        <w:t>2</w:t>
      </w:r>
      <w:r>
        <w:t>.3.102</w:t>
      </w:r>
      <w:r w:rsidRPr="0078245D">
        <w:t>8</w:t>
      </w:r>
      <w:r>
        <w:t>.3.0(1)</w:t>
      </w:r>
    </w:p>
    <w:p w14:paraId="39D764BE" w14:textId="2A7695EB" w:rsidR="007678A2" w:rsidRDefault="007678A2" w:rsidP="007678A2">
      <w:r>
        <w:t>Задание: _____ интерфейс для передачи данных использует одну сигнальную линию, по которой информационные биты передаются друг за другом последовательно</w:t>
      </w:r>
      <w:r>
        <w:cr/>
        <w:t>Ответы:</w:t>
      </w:r>
    </w:p>
    <w:p w14:paraId="17409BDA" w14:textId="23FC7411" w:rsidR="007678A2" w:rsidRDefault="007678A2" w:rsidP="007678A2">
      <w:pPr>
        <w:pStyle w:val="a4"/>
        <w:numPr>
          <w:ilvl w:val="0"/>
          <w:numId w:val="1"/>
        </w:numPr>
      </w:pPr>
      <w:r>
        <w:t>Последовательный</w:t>
      </w:r>
    </w:p>
    <w:p w14:paraId="24A7B0F8" w14:textId="77777777" w:rsidR="007678A2" w:rsidRDefault="007678A2" w:rsidP="007678A2">
      <w:r>
        <w:lastRenderedPageBreak/>
        <w:t>-------</w:t>
      </w:r>
    </w:p>
    <w:p w14:paraId="503CEB77" w14:textId="0AF61585" w:rsidR="007678A2" w:rsidRPr="004F16DC" w:rsidRDefault="007678A2" w:rsidP="007678A2">
      <w:r w:rsidRPr="00311875">
        <w:t>Для данного задания правильным ответом будет текст «</w:t>
      </w:r>
      <w:r>
        <w:t>Последовательный</w:t>
      </w:r>
      <w:r w:rsidRPr="00311875">
        <w:t>», введенный в специальное поле</w:t>
      </w:r>
    </w:p>
    <w:p w14:paraId="26011BA0" w14:textId="153A7627" w:rsidR="007678A2" w:rsidRDefault="007678A2" w:rsidP="001D48D6"/>
    <w:p w14:paraId="0EFBD6F4" w14:textId="4B0B3CF1" w:rsidR="007678A2" w:rsidRPr="00576721" w:rsidRDefault="007678A2" w:rsidP="007678A2">
      <w:r>
        <w:t>Номер: 12.3.</w:t>
      </w:r>
      <w:r w:rsidR="00CA2748">
        <w:t>2</w:t>
      </w:r>
      <w:r>
        <w:t>.3.102</w:t>
      </w:r>
      <w:r w:rsidRPr="0078245D">
        <w:t>9</w:t>
      </w:r>
      <w:r>
        <w:t>.3.0(1)</w:t>
      </w:r>
    </w:p>
    <w:p w14:paraId="6E720BDB" w14:textId="7F29A5C7" w:rsidR="007678A2" w:rsidRDefault="007678A2" w:rsidP="007678A2">
      <w:r>
        <w:t>Задание: _____ интерфейс для передачи данных использует несколько сигнальных линий, по которым информационные биты передаются одновременно</w:t>
      </w:r>
      <w:r>
        <w:cr/>
        <w:t>Ответы:</w:t>
      </w:r>
    </w:p>
    <w:p w14:paraId="283DB9C2" w14:textId="39248BE2" w:rsidR="007678A2" w:rsidRDefault="007678A2" w:rsidP="007678A2">
      <w:pPr>
        <w:pStyle w:val="a4"/>
        <w:numPr>
          <w:ilvl w:val="0"/>
          <w:numId w:val="1"/>
        </w:numPr>
      </w:pPr>
      <w:r>
        <w:t>Параллельный</w:t>
      </w:r>
    </w:p>
    <w:p w14:paraId="630C2237" w14:textId="77777777" w:rsidR="007678A2" w:rsidRDefault="007678A2" w:rsidP="007678A2">
      <w:r>
        <w:t>-------</w:t>
      </w:r>
    </w:p>
    <w:p w14:paraId="6389708B" w14:textId="52440080" w:rsidR="007678A2" w:rsidRPr="004F16DC" w:rsidRDefault="007678A2" w:rsidP="007678A2">
      <w:r w:rsidRPr="00311875">
        <w:t>Для данного задания правильным ответом будет текст «</w:t>
      </w:r>
      <w:r>
        <w:t>Параллельный</w:t>
      </w:r>
      <w:r w:rsidRPr="00311875">
        <w:t>», введенный в специальное поле</w:t>
      </w:r>
    </w:p>
    <w:p w14:paraId="7ED365F8" w14:textId="3658E800" w:rsidR="007678A2" w:rsidRDefault="007678A2" w:rsidP="001D48D6"/>
    <w:p w14:paraId="3C84A981" w14:textId="3C5FDCFB" w:rsidR="007678A2" w:rsidRPr="00576721" w:rsidRDefault="007678A2" w:rsidP="007678A2">
      <w:r>
        <w:t>Номер: 12.3.</w:t>
      </w:r>
      <w:r w:rsidR="00CA2748">
        <w:t>3</w:t>
      </w:r>
      <w:r>
        <w:t>.3.10</w:t>
      </w:r>
      <w:r w:rsidRPr="0078245D">
        <w:t>30</w:t>
      </w:r>
      <w:r>
        <w:t>.3.0(1)</w:t>
      </w:r>
    </w:p>
    <w:p w14:paraId="4867846B" w14:textId="3B6932B8" w:rsidR="007678A2" w:rsidRDefault="007678A2" w:rsidP="007678A2">
      <w:r>
        <w:t>Задание: _____ представляет собой комплекс стандартов для построения распределенных промышленных сетей, который использует последовательную передачу данных в реальном времени с очень высокой степенью надежности и защищенности</w:t>
      </w:r>
      <w:r>
        <w:cr/>
        <w:t>Ответы:</w:t>
      </w:r>
    </w:p>
    <w:p w14:paraId="464FCC72" w14:textId="2B00AB74" w:rsidR="007678A2" w:rsidRDefault="007678A2" w:rsidP="007678A2">
      <w:pPr>
        <w:pStyle w:val="a4"/>
        <w:numPr>
          <w:ilvl w:val="0"/>
          <w:numId w:val="1"/>
        </w:numPr>
      </w:pPr>
      <w:r>
        <w:rPr>
          <w:lang w:val="en-US"/>
        </w:rPr>
        <w:t>CAN</w:t>
      </w:r>
    </w:p>
    <w:p w14:paraId="7E630781" w14:textId="77777777" w:rsidR="007678A2" w:rsidRDefault="007678A2" w:rsidP="007678A2">
      <w:r>
        <w:t>-------</w:t>
      </w:r>
    </w:p>
    <w:p w14:paraId="3823D4C1" w14:textId="52161186" w:rsidR="007678A2" w:rsidRPr="004F16DC" w:rsidRDefault="007678A2" w:rsidP="007678A2">
      <w:r w:rsidRPr="00311875">
        <w:t>Для данного задания правильным ответом будет текст «</w:t>
      </w:r>
      <w:r>
        <w:rPr>
          <w:lang w:val="en-US"/>
        </w:rPr>
        <w:t>CAN</w:t>
      </w:r>
      <w:r w:rsidRPr="00311875">
        <w:t>», введенный в специальное поле</w:t>
      </w:r>
    </w:p>
    <w:p w14:paraId="0BC91704" w14:textId="5E974A8D" w:rsidR="007678A2" w:rsidRDefault="007678A2" w:rsidP="001D48D6"/>
    <w:p w14:paraId="30D1E0EE" w14:textId="42E5FE37" w:rsidR="007678A2" w:rsidRPr="00576721" w:rsidRDefault="007678A2" w:rsidP="007678A2">
      <w:r>
        <w:t>Номер: 12.</w:t>
      </w:r>
      <w:r w:rsidRPr="007678A2">
        <w:t>4</w:t>
      </w:r>
      <w:r>
        <w:t>.</w:t>
      </w:r>
      <w:r w:rsidR="00221B82" w:rsidRPr="00221B82">
        <w:t>2</w:t>
      </w:r>
      <w:r>
        <w:t>.1.10</w:t>
      </w:r>
      <w:r w:rsidRPr="007678A2">
        <w:t>01</w:t>
      </w:r>
      <w:r>
        <w:t>.</w:t>
      </w:r>
      <w:r w:rsidRPr="007678A2">
        <w:t>1</w:t>
      </w:r>
      <w:r>
        <w:t>.0(1)</w:t>
      </w:r>
    </w:p>
    <w:p w14:paraId="7EAEDBE8" w14:textId="1AEC19DD" w:rsidR="007678A2" w:rsidRDefault="007678A2" w:rsidP="007678A2">
      <w:r>
        <w:t xml:space="preserve">Задание: Что такое </w:t>
      </w:r>
      <w:r>
        <w:rPr>
          <w:lang w:val="en-US"/>
        </w:rPr>
        <w:t>SCADA</w:t>
      </w:r>
      <w:r w:rsidRPr="00221B82">
        <w:t>?</w:t>
      </w:r>
      <w:r>
        <w:cr/>
        <w:t>Ответы:</w:t>
      </w:r>
    </w:p>
    <w:p w14:paraId="15373E22" w14:textId="416C5D83" w:rsidR="007678A2" w:rsidRDefault="007678A2" w:rsidP="007678A2">
      <w:pPr>
        <w:pStyle w:val="a4"/>
        <w:numPr>
          <w:ilvl w:val="0"/>
          <w:numId w:val="1"/>
        </w:numPr>
      </w:pPr>
      <w:r>
        <w:t>система супервизорного управления и доступа к</w:t>
      </w:r>
      <w:r w:rsidRPr="007678A2">
        <w:t xml:space="preserve"> </w:t>
      </w:r>
      <w:r>
        <w:t>данным</w:t>
      </w:r>
    </w:p>
    <w:p w14:paraId="754C34D7" w14:textId="00C93395" w:rsidR="007678A2" w:rsidRDefault="007678A2" w:rsidP="007678A2">
      <w:pPr>
        <w:pStyle w:val="a4"/>
        <w:numPr>
          <w:ilvl w:val="0"/>
          <w:numId w:val="1"/>
        </w:numPr>
      </w:pPr>
      <w:r>
        <w:t>это</w:t>
      </w:r>
      <w:r w:rsidRPr="007678A2">
        <w:t xml:space="preserve"> </w:t>
      </w:r>
      <w:r>
        <w:t>удаленный терминал, осуществляющий</w:t>
      </w:r>
      <w:r w:rsidRPr="007678A2">
        <w:t xml:space="preserve"> </w:t>
      </w:r>
      <w:r>
        <w:t>обработку задачи в режиме реального</w:t>
      </w:r>
      <w:r w:rsidRPr="007678A2">
        <w:t xml:space="preserve"> </w:t>
      </w:r>
      <w:r>
        <w:t>времени</w:t>
      </w:r>
    </w:p>
    <w:p w14:paraId="41CC944D" w14:textId="1A808178" w:rsidR="007678A2" w:rsidRDefault="007678A2" w:rsidP="007678A2">
      <w:pPr>
        <w:pStyle w:val="a4"/>
        <w:numPr>
          <w:ilvl w:val="0"/>
          <w:numId w:val="1"/>
        </w:numPr>
      </w:pPr>
      <w:r>
        <w:t>диспетчерский пункт управления,</w:t>
      </w:r>
      <w:r w:rsidRPr="007678A2">
        <w:t xml:space="preserve"> </w:t>
      </w:r>
      <w:r>
        <w:t>который осуществляет обработку данных</w:t>
      </w:r>
      <w:ins w:id="155" w:author="Баембитов Альберт Талгатович, тел. 86(717)3749" w:date="2022-11-23T15:09:00Z">
        <w:r w:rsidR="00CB63A5">
          <w:t>,</w:t>
        </w:r>
      </w:ins>
      <w:r w:rsidRPr="007678A2">
        <w:t xml:space="preserve"> </w:t>
      </w:r>
      <w:r>
        <w:t>и управление высокого уровня в режиме</w:t>
      </w:r>
      <w:r w:rsidRPr="007678A2">
        <w:t xml:space="preserve"> </w:t>
      </w:r>
      <w:r>
        <w:t>реального времени</w:t>
      </w:r>
    </w:p>
    <w:p w14:paraId="2E92D995" w14:textId="225EC00C" w:rsidR="007678A2" w:rsidRDefault="007678A2" w:rsidP="007678A2">
      <w:pPr>
        <w:pStyle w:val="a4"/>
        <w:numPr>
          <w:ilvl w:val="0"/>
          <w:numId w:val="1"/>
        </w:numPr>
      </w:pPr>
      <w:r>
        <w:t>коммуникационная система (каналы связи),</w:t>
      </w:r>
      <w:r w:rsidRPr="007678A2">
        <w:t xml:space="preserve"> </w:t>
      </w:r>
      <w:r>
        <w:t>необходимая для передачи данных с</w:t>
      </w:r>
      <w:r w:rsidRPr="007678A2">
        <w:t xml:space="preserve"> </w:t>
      </w:r>
      <w:r>
        <w:t>удаленных объектов на центральный</w:t>
      </w:r>
      <w:r w:rsidRPr="007678A2">
        <w:t xml:space="preserve"> </w:t>
      </w:r>
      <w:r>
        <w:t>интерфейс оператора-диспетчера, и</w:t>
      </w:r>
      <w:r w:rsidRPr="007678A2">
        <w:t xml:space="preserve"> </w:t>
      </w:r>
      <w:r>
        <w:t>передача сигналов управления на RTU</w:t>
      </w:r>
    </w:p>
    <w:p w14:paraId="035752BB" w14:textId="77777777" w:rsidR="007678A2" w:rsidRDefault="007678A2" w:rsidP="007678A2">
      <w:r>
        <w:t>-------</w:t>
      </w:r>
    </w:p>
    <w:p w14:paraId="6D13EF57" w14:textId="5984753A" w:rsidR="007678A2" w:rsidRDefault="007678A2" w:rsidP="001D48D6">
      <w:r>
        <w:t xml:space="preserve">Правильный ответ: </w:t>
      </w:r>
      <w:r w:rsidRPr="007678A2">
        <w:t>система супервизорного управления и доступа к данным</w:t>
      </w:r>
    </w:p>
    <w:p w14:paraId="49921DE4" w14:textId="05919C48" w:rsidR="007678A2" w:rsidRDefault="007678A2" w:rsidP="001D48D6"/>
    <w:p w14:paraId="33EBAFD1" w14:textId="677F9CCA" w:rsidR="007678A2" w:rsidRPr="00576721" w:rsidRDefault="007678A2" w:rsidP="007678A2">
      <w:r>
        <w:t>Номер: 12.</w:t>
      </w:r>
      <w:r w:rsidRPr="007678A2">
        <w:t>4</w:t>
      </w:r>
      <w:r>
        <w:t>.</w:t>
      </w:r>
      <w:r w:rsidR="00221B82" w:rsidRPr="0078245D">
        <w:t>2</w:t>
      </w:r>
      <w:r>
        <w:t>.1.10</w:t>
      </w:r>
      <w:r w:rsidRPr="007678A2">
        <w:t>0</w:t>
      </w:r>
      <w:r>
        <w:t>2.</w:t>
      </w:r>
      <w:r w:rsidRPr="007678A2">
        <w:t>1</w:t>
      </w:r>
      <w:r>
        <w:t>.0(1)</w:t>
      </w:r>
    </w:p>
    <w:p w14:paraId="73C4AF7A" w14:textId="0C967DFC" w:rsidR="007678A2" w:rsidRDefault="007678A2" w:rsidP="007678A2">
      <w:r>
        <w:t xml:space="preserve">Задание: Что такое </w:t>
      </w:r>
      <w:r>
        <w:rPr>
          <w:lang w:val="en-US"/>
        </w:rPr>
        <w:t>RTU</w:t>
      </w:r>
      <w:r w:rsidRPr="007678A2">
        <w:t>?</w:t>
      </w:r>
      <w:r>
        <w:cr/>
        <w:t>Ответы:</w:t>
      </w:r>
    </w:p>
    <w:p w14:paraId="0F72B4E8" w14:textId="77777777" w:rsidR="007678A2" w:rsidRDefault="007678A2" w:rsidP="007678A2">
      <w:pPr>
        <w:pStyle w:val="a4"/>
        <w:numPr>
          <w:ilvl w:val="0"/>
          <w:numId w:val="1"/>
        </w:numPr>
      </w:pPr>
      <w:r>
        <w:t>это</w:t>
      </w:r>
      <w:r w:rsidRPr="007678A2">
        <w:t xml:space="preserve"> </w:t>
      </w:r>
      <w:r>
        <w:t>удаленный терминал, осуществляющий</w:t>
      </w:r>
      <w:r w:rsidRPr="007678A2">
        <w:t xml:space="preserve"> </w:t>
      </w:r>
      <w:r>
        <w:t>обработку задачи в режиме реального</w:t>
      </w:r>
      <w:r w:rsidRPr="007678A2">
        <w:t xml:space="preserve"> </w:t>
      </w:r>
      <w:r>
        <w:t>времени</w:t>
      </w:r>
    </w:p>
    <w:p w14:paraId="3E92DD68" w14:textId="60398A6E" w:rsidR="007678A2" w:rsidRDefault="007678A2" w:rsidP="007678A2">
      <w:pPr>
        <w:pStyle w:val="a4"/>
        <w:numPr>
          <w:ilvl w:val="0"/>
          <w:numId w:val="1"/>
        </w:numPr>
      </w:pPr>
      <w:r>
        <w:t>диспетчерский пункт управления,</w:t>
      </w:r>
      <w:r w:rsidRPr="007678A2">
        <w:t xml:space="preserve"> </w:t>
      </w:r>
      <w:r>
        <w:t>который осуществляет обработку данных</w:t>
      </w:r>
      <w:ins w:id="156" w:author="Баембитов Альберт Талгатович, тел. 86(717)3749" w:date="2022-11-23T15:09:00Z">
        <w:r w:rsidR="00CB63A5">
          <w:t>,</w:t>
        </w:r>
      </w:ins>
      <w:r w:rsidRPr="007678A2">
        <w:t xml:space="preserve"> </w:t>
      </w:r>
      <w:r>
        <w:t>и управление высокого уровня в режиме</w:t>
      </w:r>
      <w:r w:rsidRPr="007678A2">
        <w:t xml:space="preserve"> </w:t>
      </w:r>
      <w:r>
        <w:t>реального времени</w:t>
      </w:r>
    </w:p>
    <w:p w14:paraId="0B1DC09B" w14:textId="1D0DAA5F" w:rsidR="007678A2" w:rsidRDefault="007678A2" w:rsidP="007678A2">
      <w:pPr>
        <w:pStyle w:val="a4"/>
        <w:numPr>
          <w:ilvl w:val="0"/>
          <w:numId w:val="1"/>
        </w:numPr>
      </w:pPr>
      <w:r>
        <w:t>коммуникационная система (каналы связи),</w:t>
      </w:r>
      <w:r w:rsidRPr="007678A2">
        <w:t xml:space="preserve"> </w:t>
      </w:r>
      <w:r>
        <w:t>необходимая для передачи данных с</w:t>
      </w:r>
      <w:r w:rsidRPr="007678A2">
        <w:t xml:space="preserve"> </w:t>
      </w:r>
      <w:r>
        <w:t>удаленных объектов на центральный</w:t>
      </w:r>
      <w:r w:rsidRPr="007678A2">
        <w:t xml:space="preserve"> </w:t>
      </w:r>
      <w:r>
        <w:t>интерфейс оператора-диспетчера, и</w:t>
      </w:r>
      <w:r w:rsidRPr="007678A2">
        <w:t xml:space="preserve"> </w:t>
      </w:r>
      <w:r>
        <w:t>передача сигналов управления</w:t>
      </w:r>
    </w:p>
    <w:p w14:paraId="7B961D37" w14:textId="2A167764" w:rsidR="007678A2" w:rsidRDefault="007678A2" w:rsidP="007678A2">
      <w:pPr>
        <w:pStyle w:val="a4"/>
        <w:numPr>
          <w:ilvl w:val="0"/>
          <w:numId w:val="1"/>
        </w:numPr>
      </w:pPr>
      <w:r>
        <w:t>система супервизорного управления и доступа к</w:t>
      </w:r>
      <w:r w:rsidRPr="007678A2">
        <w:t xml:space="preserve"> </w:t>
      </w:r>
      <w:r>
        <w:t>данным</w:t>
      </w:r>
    </w:p>
    <w:p w14:paraId="48EBCFF3" w14:textId="77777777" w:rsidR="007678A2" w:rsidRDefault="007678A2" w:rsidP="007678A2">
      <w:r>
        <w:t>-------</w:t>
      </w:r>
    </w:p>
    <w:p w14:paraId="1995789E" w14:textId="5D8745F1" w:rsidR="007678A2" w:rsidRPr="007678A2" w:rsidRDefault="007678A2" w:rsidP="007678A2">
      <w:r>
        <w:t xml:space="preserve">Правильный ответ: </w:t>
      </w:r>
      <w:r w:rsidRPr="007678A2">
        <w:t>это удаленный терминал, осуществляющий обработку задачи в режиме реального времени</w:t>
      </w:r>
    </w:p>
    <w:p w14:paraId="3E253193" w14:textId="29931940" w:rsidR="007678A2" w:rsidRDefault="007678A2" w:rsidP="001D48D6"/>
    <w:p w14:paraId="54B04C20" w14:textId="3E97514B" w:rsidR="007678A2" w:rsidRPr="00576721" w:rsidRDefault="007678A2" w:rsidP="007678A2">
      <w:r>
        <w:lastRenderedPageBreak/>
        <w:t>Номер: 12.</w:t>
      </w:r>
      <w:r w:rsidRPr="007678A2">
        <w:t>4</w:t>
      </w:r>
      <w:r>
        <w:t>.</w:t>
      </w:r>
      <w:r w:rsidR="00221B82" w:rsidRPr="0078245D">
        <w:t>2</w:t>
      </w:r>
      <w:r>
        <w:t>.1.10</w:t>
      </w:r>
      <w:r w:rsidRPr="007678A2">
        <w:t>0</w:t>
      </w:r>
      <w:r>
        <w:t>3.</w:t>
      </w:r>
      <w:r w:rsidRPr="007678A2">
        <w:t>1</w:t>
      </w:r>
      <w:r>
        <w:t>.0(1)</w:t>
      </w:r>
    </w:p>
    <w:p w14:paraId="0A653E65" w14:textId="3F23688B" w:rsidR="007678A2" w:rsidRDefault="007678A2" w:rsidP="007678A2">
      <w:r>
        <w:t xml:space="preserve">Задание: Что такое </w:t>
      </w:r>
      <w:r>
        <w:rPr>
          <w:lang w:val="en-US"/>
        </w:rPr>
        <w:t>MTU</w:t>
      </w:r>
      <w:r w:rsidRPr="007678A2">
        <w:t>?</w:t>
      </w:r>
      <w:r>
        <w:cr/>
        <w:t>Ответы:</w:t>
      </w:r>
    </w:p>
    <w:p w14:paraId="280FB427" w14:textId="4EF39476" w:rsidR="00AD6B93" w:rsidRDefault="00AD6B93" w:rsidP="00AD6B93">
      <w:pPr>
        <w:pStyle w:val="a4"/>
        <w:numPr>
          <w:ilvl w:val="0"/>
          <w:numId w:val="1"/>
        </w:numPr>
      </w:pPr>
      <w:bookmarkStart w:id="157" w:name="_Hlk120091466"/>
      <w:r>
        <w:t>диспетчерский пункт управления,</w:t>
      </w:r>
      <w:r w:rsidRPr="007678A2">
        <w:t xml:space="preserve"> </w:t>
      </w:r>
      <w:r>
        <w:t>который осуществляет обработку данных</w:t>
      </w:r>
      <w:ins w:id="158" w:author="Баембитов Альберт Талгатович, тел. 86(717)3749" w:date="2022-11-23T15:09:00Z">
        <w:r w:rsidR="00CB63A5">
          <w:t>,</w:t>
        </w:r>
      </w:ins>
      <w:r w:rsidRPr="007678A2">
        <w:t xml:space="preserve"> </w:t>
      </w:r>
      <w:r>
        <w:t>и управление высокого уровня в режиме</w:t>
      </w:r>
      <w:r w:rsidRPr="007678A2">
        <w:t xml:space="preserve"> </w:t>
      </w:r>
      <w:r>
        <w:t>реального времени</w:t>
      </w:r>
    </w:p>
    <w:bookmarkEnd w:id="157"/>
    <w:p w14:paraId="7D7EF4BC" w14:textId="77777777" w:rsidR="00AD6B93" w:rsidRDefault="00AD6B93" w:rsidP="00AD6B93">
      <w:pPr>
        <w:pStyle w:val="a4"/>
        <w:numPr>
          <w:ilvl w:val="0"/>
          <w:numId w:val="1"/>
        </w:numPr>
      </w:pPr>
      <w:r>
        <w:t>коммуникационная система (каналы связи),</w:t>
      </w:r>
      <w:r w:rsidRPr="007678A2">
        <w:t xml:space="preserve"> </w:t>
      </w:r>
      <w:r>
        <w:t>необходимая для передачи данных с</w:t>
      </w:r>
      <w:r w:rsidRPr="007678A2">
        <w:t xml:space="preserve"> </w:t>
      </w:r>
      <w:r>
        <w:t>удаленных объектов на центральный</w:t>
      </w:r>
      <w:r w:rsidRPr="007678A2">
        <w:t xml:space="preserve"> </w:t>
      </w:r>
      <w:r>
        <w:t>интерфейс оператора-диспетчера, и</w:t>
      </w:r>
      <w:r w:rsidRPr="007678A2">
        <w:t xml:space="preserve"> </w:t>
      </w:r>
      <w:r>
        <w:t>передача сигналов управления на RTU</w:t>
      </w:r>
    </w:p>
    <w:p w14:paraId="369FB5D6" w14:textId="0C3F7564" w:rsidR="00AD6B93" w:rsidRDefault="00AD6B93" w:rsidP="00AD6B93">
      <w:pPr>
        <w:pStyle w:val="a4"/>
        <w:numPr>
          <w:ilvl w:val="0"/>
          <w:numId w:val="1"/>
        </w:numPr>
      </w:pPr>
      <w:r>
        <w:t>система супервизорного управления и доступа к</w:t>
      </w:r>
      <w:r w:rsidRPr="007678A2">
        <w:t xml:space="preserve"> </w:t>
      </w:r>
      <w:r>
        <w:t>данным</w:t>
      </w:r>
    </w:p>
    <w:p w14:paraId="69176934" w14:textId="0BFE5215" w:rsidR="007678A2" w:rsidRDefault="007678A2" w:rsidP="007678A2">
      <w:pPr>
        <w:pStyle w:val="a4"/>
        <w:numPr>
          <w:ilvl w:val="0"/>
          <w:numId w:val="1"/>
        </w:numPr>
      </w:pPr>
      <w:r>
        <w:t>это</w:t>
      </w:r>
      <w:r w:rsidRPr="007678A2">
        <w:t xml:space="preserve"> </w:t>
      </w:r>
      <w:r>
        <w:t>удаленный терминал, осуществляющий</w:t>
      </w:r>
      <w:r w:rsidRPr="007678A2">
        <w:t xml:space="preserve"> </w:t>
      </w:r>
      <w:r>
        <w:t>обработку задачи в режиме реального</w:t>
      </w:r>
      <w:r w:rsidRPr="007678A2">
        <w:t xml:space="preserve"> </w:t>
      </w:r>
      <w:r>
        <w:t>времени</w:t>
      </w:r>
    </w:p>
    <w:p w14:paraId="76AE3D01" w14:textId="77777777" w:rsidR="007678A2" w:rsidRDefault="007678A2" w:rsidP="007678A2">
      <w:r>
        <w:t>-------</w:t>
      </w:r>
    </w:p>
    <w:p w14:paraId="15675689" w14:textId="2D3CDC2A" w:rsidR="007678A2" w:rsidRPr="007678A2" w:rsidRDefault="007678A2" w:rsidP="007678A2">
      <w:r>
        <w:t xml:space="preserve">Правильный ответ: </w:t>
      </w:r>
      <w:r w:rsidR="00AD6B93" w:rsidRPr="00AD6B93">
        <w:t>диспетчерский пункт управления, который осуществляет обработку данных и управление высокого уровня в режиме реального времени</w:t>
      </w:r>
    </w:p>
    <w:p w14:paraId="0B3C78E8" w14:textId="7A7D6C32" w:rsidR="007678A2" w:rsidRDefault="007678A2" w:rsidP="001D48D6"/>
    <w:p w14:paraId="5525FD84" w14:textId="4E972B87" w:rsidR="00AD6B93" w:rsidRPr="00576721" w:rsidRDefault="00AD6B93" w:rsidP="00AD6B93">
      <w:r>
        <w:t>Номер: 12.</w:t>
      </w:r>
      <w:r w:rsidRPr="007678A2">
        <w:t>4</w:t>
      </w:r>
      <w:r>
        <w:t>.</w:t>
      </w:r>
      <w:r w:rsidR="00221B82" w:rsidRPr="0078245D">
        <w:t>2</w:t>
      </w:r>
      <w:r>
        <w:t>.1.10</w:t>
      </w:r>
      <w:r w:rsidRPr="007678A2">
        <w:t>0</w:t>
      </w:r>
      <w:r>
        <w:t>4.</w:t>
      </w:r>
      <w:r w:rsidRPr="007678A2">
        <w:t>1</w:t>
      </w:r>
      <w:r>
        <w:t>.0(1)</w:t>
      </w:r>
    </w:p>
    <w:p w14:paraId="2D7B919D" w14:textId="35EE987C" w:rsidR="00AD6B93" w:rsidRDefault="00AD6B93" w:rsidP="00AD6B93">
      <w:r>
        <w:t xml:space="preserve">Задание: Что такое </w:t>
      </w:r>
      <w:r>
        <w:rPr>
          <w:lang w:val="en-US"/>
        </w:rPr>
        <w:t>CS</w:t>
      </w:r>
      <w:r w:rsidRPr="007678A2">
        <w:t>?</w:t>
      </w:r>
      <w:r>
        <w:cr/>
        <w:t>Ответы:</w:t>
      </w:r>
    </w:p>
    <w:p w14:paraId="0B2228ED" w14:textId="77777777" w:rsidR="00AD6B93" w:rsidRDefault="00AD6B93" w:rsidP="00AD6B93">
      <w:pPr>
        <w:pStyle w:val="a4"/>
        <w:numPr>
          <w:ilvl w:val="0"/>
          <w:numId w:val="1"/>
        </w:numPr>
      </w:pPr>
      <w:r>
        <w:t>коммуникационная система (каналы связи),</w:t>
      </w:r>
      <w:r w:rsidRPr="007678A2">
        <w:t xml:space="preserve"> </w:t>
      </w:r>
      <w:r>
        <w:t>необходимая для передачи данных с</w:t>
      </w:r>
      <w:r w:rsidRPr="007678A2">
        <w:t xml:space="preserve"> </w:t>
      </w:r>
      <w:r>
        <w:t>удаленных объектов на центральный</w:t>
      </w:r>
      <w:r w:rsidRPr="007678A2">
        <w:t xml:space="preserve"> </w:t>
      </w:r>
      <w:r>
        <w:t>интерфейс оператора-диспетчера, и</w:t>
      </w:r>
      <w:r w:rsidRPr="007678A2">
        <w:t xml:space="preserve"> </w:t>
      </w:r>
      <w:r>
        <w:t>передача сигналов управления на RTU</w:t>
      </w:r>
    </w:p>
    <w:p w14:paraId="3888D202" w14:textId="77777777" w:rsidR="00AD6B93" w:rsidRDefault="00AD6B93" w:rsidP="00AD6B93">
      <w:pPr>
        <w:pStyle w:val="a4"/>
        <w:numPr>
          <w:ilvl w:val="0"/>
          <w:numId w:val="1"/>
        </w:numPr>
      </w:pPr>
      <w:r>
        <w:t>система супервизорного управления и доступа к</w:t>
      </w:r>
      <w:r w:rsidRPr="007678A2">
        <w:t xml:space="preserve"> </w:t>
      </w:r>
      <w:r>
        <w:t>данным</w:t>
      </w:r>
    </w:p>
    <w:p w14:paraId="3D47EB7F" w14:textId="5E287C62" w:rsidR="00AD6B93" w:rsidRDefault="00AD6B93" w:rsidP="00AD6B93">
      <w:pPr>
        <w:pStyle w:val="a4"/>
        <w:numPr>
          <w:ilvl w:val="0"/>
          <w:numId w:val="1"/>
        </w:numPr>
      </w:pPr>
      <w:r>
        <w:t>это</w:t>
      </w:r>
      <w:r w:rsidRPr="007678A2">
        <w:t xml:space="preserve"> </w:t>
      </w:r>
      <w:r>
        <w:t>удаленный терминал, осуществляющий</w:t>
      </w:r>
      <w:r w:rsidRPr="007678A2">
        <w:t xml:space="preserve"> </w:t>
      </w:r>
      <w:r>
        <w:t>обработку задачи в режиме реального</w:t>
      </w:r>
      <w:r w:rsidRPr="007678A2">
        <w:t xml:space="preserve"> </w:t>
      </w:r>
      <w:r>
        <w:t>времени</w:t>
      </w:r>
    </w:p>
    <w:p w14:paraId="788DF3A5" w14:textId="719351B9" w:rsidR="00AD6B93" w:rsidRDefault="00AD6B93" w:rsidP="00AD6B93">
      <w:pPr>
        <w:pStyle w:val="a4"/>
        <w:numPr>
          <w:ilvl w:val="0"/>
          <w:numId w:val="1"/>
        </w:numPr>
      </w:pPr>
      <w:r>
        <w:t>диспетчерский пункт управления,</w:t>
      </w:r>
      <w:r w:rsidRPr="007678A2">
        <w:t xml:space="preserve"> </w:t>
      </w:r>
      <w:r>
        <w:t>который осуществляет обработку данных</w:t>
      </w:r>
      <w:ins w:id="159" w:author="Баембитов Альберт Талгатович, тел. 86(717)3749" w:date="2022-11-23T15:09:00Z">
        <w:r w:rsidR="00CB63A5">
          <w:t>,</w:t>
        </w:r>
      </w:ins>
      <w:r w:rsidRPr="007678A2">
        <w:t xml:space="preserve"> </w:t>
      </w:r>
      <w:r>
        <w:t>и управление высокого уровня в режиме</w:t>
      </w:r>
      <w:r w:rsidRPr="007678A2">
        <w:t xml:space="preserve"> </w:t>
      </w:r>
      <w:r>
        <w:t>реального времени</w:t>
      </w:r>
    </w:p>
    <w:p w14:paraId="4FFF2F4B" w14:textId="77777777" w:rsidR="00AD6B93" w:rsidRDefault="00AD6B93" w:rsidP="00AD6B93">
      <w:r>
        <w:t>-------</w:t>
      </w:r>
    </w:p>
    <w:p w14:paraId="0BC63E05" w14:textId="1620C60A" w:rsidR="00AD6B93" w:rsidRPr="007678A2" w:rsidRDefault="00AD6B93" w:rsidP="00AD6B93">
      <w:r>
        <w:t xml:space="preserve">Правильный ответ: </w:t>
      </w:r>
      <w:r w:rsidRPr="00AD6B93">
        <w:t>коммуникационная система (каналы связи), необходимая для передачи данных с удаленных объектов на центральный интерфейс оператора-диспетчера, и передача сигналов управления на RTU</w:t>
      </w:r>
    </w:p>
    <w:p w14:paraId="38ACB845" w14:textId="15358677" w:rsidR="00AD6B93" w:rsidRDefault="00AD6B93" w:rsidP="001D48D6"/>
    <w:p w14:paraId="76DA8D98" w14:textId="4652577A" w:rsidR="007C22EA" w:rsidRPr="00576721" w:rsidRDefault="007C22EA" w:rsidP="007C22EA">
      <w:r>
        <w:t>Номер: 12.</w:t>
      </w:r>
      <w:r w:rsidRPr="007678A2">
        <w:t>4</w:t>
      </w:r>
      <w:r>
        <w:t>.</w:t>
      </w:r>
      <w:r w:rsidR="00221B82" w:rsidRPr="0078245D">
        <w:t>2</w:t>
      </w:r>
      <w:r>
        <w:t>.</w:t>
      </w:r>
      <w:r w:rsidRPr="007C22EA">
        <w:t>2</w:t>
      </w:r>
      <w:r>
        <w:t>.10</w:t>
      </w:r>
      <w:r w:rsidRPr="007678A2">
        <w:t>0</w:t>
      </w:r>
      <w:r w:rsidRPr="007C22EA">
        <w:t>5</w:t>
      </w:r>
      <w:r>
        <w:t>.</w:t>
      </w:r>
      <w:r w:rsidRPr="007C22EA">
        <w:t>2</w:t>
      </w:r>
      <w:r>
        <w:t>.0(1)</w:t>
      </w:r>
    </w:p>
    <w:p w14:paraId="3976EED0" w14:textId="66B371D4" w:rsidR="007C22EA" w:rsidRDefault="007C22EA" w:rsidP="007C22EA">
      <w:r>
        <w:t xml:space="preserve">Задание: К основным функциям </w:t>
      </w:r>
      <w:r>
        <w:rPr>
          <w:lang w:val="en-US"/>
        </w:rPr>
        <w:t>SCADA</w:t>
      </w:r>
      <w:r w:rsidRPr="007C22EA">
        <w:t>-</w:t>
      </w:r>
      <w:r>
        <w:t>систем относится</w:t>
      </w:r>
      <w:del w:id="160" w:author="Баембитов Альберт Талгатович, тел. 86(717)3749" w:date="2022-11-23T15:09:00Z">
        <w:r w:rsidRPr="007678A2" w:rsidDel="00CB63A5">
          <w:delText>?</w:delText>
        </w:r>
      </w:del>
      <w:ins w:id="161" w:author="Баембитов Альберт Талгатович, тел. 86(717)3749" w:date="2022-11-23T15:09:00Z">
        <w:r w:rsidR="00CB63A5">
          <w:t>:</w:t>
        </w:r>
      </w:ins>
      <w:r>
        <w:cr/>
        <w:t>Ответы:</w:t>
      </w:r>
    </w:p>
    <w:p w14:paraId="39B45B07" w14:textId="77777777" w:rsidR="007C22EA" w:rsidRDefault="007C22EA" w:rsidP="007C22EA">
      <w:pPr>
        <w:pStyle w:val="a4"/>
        <w:numPr>
          <w:ilvl w:val="0"/>
          <w:numId w:val="1"/>
        </w:numPr>
      </w:pPr>
      <w:r w:rsidRPr="007C22EA">
        <w:t>сбор первичной информации от устройств нижнего уровня</w:t>
      </w:r>
    </w:p>
    <w:p w14:paraId="538589A8" w14:textId="640ED6D0" w:rsidR="007C22EA" w:rsidRDefault="007C22EA" w:rsidP="007C22EA">
      <w:pPr>
        <w:pStyle w:val="a4"/>
        <w:numPr>
          <w:ilvl w:val="0"/>
          <w:numId w:val="1"/>
        </w:numPr>
      </w:pPr>
      <w:r w:rsidRPr="007C22EA">
        <w:t xml:space="preserve">обработка </w:t>
      </w:r>
      <w:r>
        <w:t>вторичной</w:t>
      </w:r>
      <w:r w:rsidRPr="007C22EA">
        <w:t xml:space="preserve"> информации</w:t>
      </w:r>
    </w:p>
    <w:p w14:paraId="21D2E1B0" w14:textId="4025CA4C" w:rsidR="007C22EA" w:rsidRDefault="007C22EA" w:rsidP="007C22EA">
      <w:pPr>
        <w:pStyle w:val="a4"/>
        <w:numPr>
          <w:ilvl w:val="0"/>
          <w:numId w:val="1"/>
        </w:numPr>
      </w:pPr>
      <w:r w:rsidRPr="007C22EA">
        <w:t xml:space="preserve">хранение информации </w:t>
      </w:r>
      <w:r>
        <w:t>без</w:t>
      </w:r>
      <w:r w:rsidRPr="007C22EA">
        <w:t xml:space="preserve"> возможност</w:t>
      </w:r>
      <w:r>
        <w:t>и</w:t>
      </w:r>
      <w:r w:rsidRPr="007C22EA">
        <w:t xml:space="preserve"> ее последующей обработки</w:t>
      </w:r>
    </w:p>
    <w:p w14:paraId="39816728" w14:textId="3977E293" w:rsidR="007C22EA" w:rsidRDefault="007C22EA" w:rsidP="007C22EA">
      <w:pPr>
        <w:pStyle w:val="a4"/>
        <w:numPr>
          <w:ilvl w:val="0"/>
          <w:numId w:val="1"/>
        </w:numPr>
      </w:pPr>
      <w:r>
        <w:t>декомпозиция</w:t>
      </w:r>
      <w:r w:rsidRPr="007C22EA">
        <w:t xml:space="preserve"> сигналов об аварийных ситуациях</w:t>
      </w:r>
    </w:p>
    <w:p w14:paraId="345F4971" w14:textId="77777777" w:rsidR="007C22EA" w:rsidRDefault="007C22EA" w:rsidP="007C22EA">
      <w:r>
        <w:t>-------</w:t>
      </w:r>
    </w:p>
    <w:p w14:paraId="46913AB5" w14:textId="59B01122" w:rsidR="007C22EA" w:rsidRPr="007678A2" w:rsidRDefault="007C22EA" w:rsidP="007C22EA">
      <w:r>
        <w:t xml:space="preserve">Правильный ответ: </w:t>
      </w:r>
      <w:r w:rsidRPr="007C22EA">
        <w:t>сбор первичной информации от устройств нижнего уровня</w:t>
      </w:r>
    </w:p>
    <w:p w14:paraId="41744BE9" w14:textId="195256DE" w:rsidR="007C22EA" w:rsidRDefault="007C22EA" w:rsidP="001D48D6"/>
    <w:p w14:paraId="241F8B22" w14:textId="7E442015" w:rsidR="007C22EA" w:rsidRPr="00576721" w:rsidRDefault="007C22EA" w:rsidP="007C22EA">
      <w:r>
        <w:t>Номер: 12.</w:t>
      </w:r>
      <w:r w:rsidRPr="007678A2">
        <w:t>4</w:t>
      </w:r>
      <w:r>
        <w:t>.</w:t>
      </w:r>
      <w:r w:rsidR="00221B82" w:rsidRPr="0078245D">
        <w:t>2</w:t>
      </w:r>
      <w:r>
        <w:t>.</w:t>
      </w:r>
      <w:r w:rsidRPr="007C22EA">
        <w:t>2</w:t>
      </w:r>
      <w:r>
        <w:t>.10</w:t>
      </w:r>
      <w:r w:rsidRPr="007678A2">
        <w:t>0</w:t>
      </w:r>
      <w:r>
        <w:t>6.</w:t>
      </w:r>
      <w:r w:rsidRPr="007C22EA">
        <w:t>2</w:t>
      </w:r>
      <w:r>
        <w:t>.0(1)</w:t>
      </w:r>
    </w:p>
    <w:p w14:paraId="69296054" w14:textId="7B070A12" w:rsidR="007C22EA" w:rsidRDefault="007C22EA" w:rsidP="007C22EA">
      <w:r>
        <w:t xml:space="preserve">Задание: К основным требованиям </w:t>
      </w:r>
      <w:r>
        <w:rPr>
          <w:lang w:val="en-US"/>
        </w:rPr>
        <w:t>SCADA</w:t>
      </w:r>
      <w:r w:rsidRPr="007C22EA">
        <w:t>-</w:t>
      </w:r>
      <w:r>
        <w:t>систем не относится</w:t>
      </w:r>
      <w:del w:id="162" w:author="Баембитов Альберт Талгатович, тел. 86(717)3749" w:date="2022-11-23T15:10:00Z">
        <w:r w:rsidRPr="007678A2" w:rsidDel="00CB63A5">
          <w:delText>?</w:delText>
        </w:r>
      </w:del>
      <w:ins w:id="163" w:author="Баембитов Альберт Талгатович, тел. 86(717)3749" w:date="2022-11-23T15:10:00Z">
        <w:r w:rsidR="00CB63A5">
          <w:t>:</w:t>
        </w:r>
      </w:ins>
      <w:r>
        <w:cr/>
        <w:t>Ответы:</w:t>
      </w:r>
    </w:p>
    <w:p w14:paraId="3A08A937" w14:textId="79507D7E" w:rsidR="007C22EA" w:rsidRDefault="007C22EA" w:rsidP="007C22EA">
      <w:pPr>
        <w:pStyle w:val="a4"/>
        <w:numPr>
          <w:ilvl w:val="0"/>
          <w:numId w:val="1"/>
        </w:numPr>
      </w:pPr>
      <w:r w:rsidRPr="007C22EA">
        <w:t>возможность прокладки во взрывоопасных зонах</w:t>
      </w:r>
    </w:p>
    <w:p w14:paraId="13AD1C07" w14:textId="21B86508" w:rsidR="007C22EA" w:rsidRDefault="007C22EA" w:rsidP="007C22EA">
      <w:pPr>
        <w:pStyle w:val="a4"/>
        <w:numPr>
          <w:ilvl w:val="0"/>
          <w:numId w:val="1"/>
        </w:numPr>
      </w:pPr>
      <w:r>
        <w:t>способность адаптироваться как к изменениям параметров среды в темпе с этими изменениями, так и к условиям работы информационно-управляющего комплекса</w:t>
      </w:r>
    </w:p>
    <w:p w14:paraId="7C4893AE" w14:textId="77777777" w:rsidR="007C22EA" w:rsidRDefault="007C22EA" w:rsidP="007C22EA">
      <w:pPr>
        <w:pStyle w:val="a4"/>
        <w:numPr>
          <w:ilvl w:val="0"/>
          <w:numId w:val="1"/>
        </w:numPr>
      </w:pPr>
      <w:r w:rsidRPr="007C22EA">
        <w:t>способность работать в течение всего гарантийного срока без обслуживания</w:t>
      </w:r>
    </w:p>
    <w:p w14:paraId="2AF724C1" w14:textId="56FA76AD" w:rsidR="007C22EA" w:rsidRDefault="007C22EA" w:rsidP="007C22EA">
      <w:pPr>
        <w:pStyle w:val="a4"/>
        <w:numPr>
          <w:ilvl w:val="0"/>
          <w:numId w:val="1"/>
        </w:numPr>
      </w:pPr>
      <w:r w:rsidRPr="007C22EA">
        <w:t>установка в отдаленных и труднодоступных местах</w:t>
      </w:r>
    </w:p>
    <w:p w14:paraId="6649CD5D" w14:textId="3D668ABB" w:rsidR="007C22EA" w:rsidRDefault="007C22EA" w:rsidP="007C22EA">
      <w:r>
        <w:t>-------</w:t>
      </w:r>
    </w:p>
    <w:p w14:paraId="06DB3F7E" w14:textId="2CAC8B05" w:rsidR="007C22EA" w:rsidRDefault="007C22EA" w:rsidP="001D48D6">
      <w:r>
        <w:t xml:space="preserve">Правильный ответ: </w:t>
      </w:r>
      <w:r w:rsidRPr="007C22EA">
        <w:t>возможность прокладки во взрывоопасных зонах</w:t>
      </w:r>
    </w:p>
    <w:p w14:paraId="725E11AF" w14:textId="1DD962BC" w:rsidR="007C22EA" w:rsidRDefault="007C22EA" w:rsidP="001D48D6"/>
    <w:p w14:paraId="242D34F9" w14:textId="214CB4AB" w:rsidR="007C22EA" w:rsidRPr="00576721" w:rsidRDefault="007C22EA" w:rsidP="007C22EA">
      <w:r>
        <w:t>Номер: 12.</w:t>
      </w:r>
      <w:r w:rsidRPr="007678A2">
        <w:t>4</w:t>
      </w:r>
      <w:r>
        <w:t>.</w:t>
      </w:r>
      <w:r w:rsidR="00221B82" w:rsidRPr="0078245D">
        <w:t>2</w:t>
      </w:r>
      <w:r>
        <w:t>.</w:t>
      </w:r>
      <w:r w:rsidRPr="007C22EA">
        <w:t>2</w:t>
      </w:r>
      <w:r>
        <w:t>.10</w:t>
      </w:r>
      <w:r w:rsidRPr="007678A2">
        <w:t>0</w:t>
      </w:r>
      <w:r>
        <w:t>7.</w:t>
      </w:r>
      <w:r w:rsidRPr="007C22EA">
        <w:t>2</w:t>
      </w:r>
      <w:r>
        <w:t>.0(1)</w:t>
      </w:r>
    </w:p>
    <w:p w14:paraId="7555F7E4" w14:textId="2478B4ED" w:rsidR="007C22EA" w:rsidRDefault="007C22EA" w:rsidP="007C22EA">
      <w:r>
        <w:t xml:space="preserve">Задание: Основные возможности </w:t>
      </w:r>
      <w:r>
        <w:rPr>
          <w:lang w:val="en-US"/>
        </w:rPr>
        <w:t>SCADA</w:t>
      </w:r>
      <w:r w:rsidRPr="007C22EA">
        <w:t>-</w:t>
      </w:r>
      <w:r>
        <w:t>систем включают</w:t>
      </w:r>
      <w:del w:id="164" w:author="Баембитов Альберт Талгатович, тел. 86(717)3749" w:date="2022-11-23T15:10:00Z">
        <w:r w:rsidRPr="007678A2" w:rsidDel="00CB63A5">
          <w:delText>?</w:delText>
        </w:r>
      </w:del>
      <w:ins w:id="165" w:author="Баембитов Альберт Талгатович, тел. 86(717)3749" w:date="2022-11-23T15:10:00Z">
        <w:r w:rsidR="00CB63A5">
          <w:t>:</w:t>
        </w:r>
      </w:ins>
      <w:r>
        <w:cr/>
        <w:t>Ответы:</w:t>
      </w:r>
    </w:p>
    <w:p w14:paraId="7E13D1F2" w14:textId="2FB4B6A5" w:rsidR="007C22EA" w:rsidRDefault="007C22EA" w:rsidP="007C22EA">
      <w:pPr>
        <w:pStyle w:val="a4"/>
        <w:numPr>
          <w:ilvl w:val="0"/>
          <w:numId w:val="1"/>
        </w:numPr>
      </w:pPr>
      <w:del w:id="166" w:author="Баембитов Альберт Талгатович, тел. 86(717)3749" w:date="2022-11-23T15:10:00Z">
        <w:r w:rsidRPr="007C22EA" w:rsidDel="00CB63A5">
          <w:delText xml:space="preserve">визуализация </w:delText>
        </w:r>
      </w:del>
      <w:ins w:id="167" w:author="Баембитов Альберт Талгатович, тел. 86(717)3749" w:date="2022-11-23T15:10:00Z">
        <w:r w:rsidR="00CB63A5" w:rsidRPr="007C22EA">
          <w:t>визуализаци</w:t>
        </w:r>
        <w:r w:rsidR="00CB63A5">
          <w:t>ю</w:t>
        </w:r>
        <w:r w:rsidR="00CB63A5" w:rsidRPr="007C22EA">
          <w:t xml:space="preserve"> </w:t>
        </w:r>
      </w:ins>
      <w:r w:rsidRPr="007C22EA">
        <w:t>процессов</w:t>
      </w:r>
    </w:p>
    <w:p w14:paraId="52B6BE70" w14:textId="725E0016" w:rsidR="007C22EA" w:rsidRDefault="007C22EA" w:rsidP="007C22EA">
      <w:pPr>
        <w:pStyle w:val="a4"/>
        <w:numPr>
          <w:ilvl w:val="0"/>
          <w:numId w:val="1"/>
        </w:numPr>
      </w:pPr>
      <w:r w:rsidRPr="007C22EA">
        <w:t xml:space="preserve">сбор первичной информации от устройств </w:t>
      </w:r>
      <w:r>
        <w:t>верхнего</w:t>
      </w:r>
      <w:r w:rsidRPr="007C22EA">
        <w:t xml:space="preserve"> уровня</w:t>
      </w:r>
    </w:p>
    <w:p w14:paraId="093E2373" w14:textId="4141C8D5" w:rsidR="007C22EA" w:rsidRDefault="007C22EA" w:rsidP="007C22EA">
      <w:pPr>
        <w:pStyle w:val="a4"/>
        <w:numPr>
          <w:ilvl w:val="0"/>
          <w:numId w:val="1"/>
        </w:numPr>
      </w:pPr>
      <w:r w:rsidRPr="007C22EA">
        <w:t xml:space="preserve">архивирование и хранение информации </w:t>
      </w:r>
      <w:r>
        <w:t>без возможности</w:t>
      </w:r>
      <w:r w:rsidRPr="007C22EA">
        <w:t xml:space="preserve"> последующей обработки</w:t>
      </w:r>
    </w:p>
    <w:p w14:paraId="4B444D2D" w14:textId="5661AD4E" w:rsidR="007C22EA" w:rsidRDefault="00391C81" w:rsidP="007C22EA">
      <w:pPr>
        <w:pStyle w:val="a4"/>
        <w:numPr>
          <w:ilvl w:val="0"/>
          <w:numId w:val="1"/>
        </w:numPr>
      </w:pPr>
      <w:r>
        <w:t xml:space="preserve">отсутствие </w:t>
      </w:r>
      <w:r w:rsidRPr="00391C81">
        <w:t>защит</w:t>
      </w:r>
      <w:r>
        <w:t>ы</w:t>
      </w:r>
      <w:r w:rsidRPr="00391C81">
        <w:t xml:space="preserve"> от несанкционированного доступа в систему</w:t>
      </w:r>
    </w:p>
    <w:p w14:paraId="1651966F" w14:textId="77777777" w:rsidR="007C22EA" w:rsidRDefault="007C22EA" w:rsidP="007C22EA">
      <w:r>
        <w:t>-------</w:t>
      </w:r>
    </w:p>
    <w:p w14:paraId="37AD7906" w14:textId="143F0789" w:rsidR="007C22EA" w:rsidRDefault="007C22EA" w:rsidP="001D48D6">
      <w:r>
        <w:t xml:space="preserve">Правильный ответ: </w:t>
      </w:r>
      <w:del w:id="168" w:author="Баембитов Альберт Талгатович, тел. 86(717)3749" w:date="2022-11-23T15:10:00Z">
        <w:r w:rsidR="00391C81" w:rsidRPr="00391C81" w:rsidDel="00CB63A5">
          <w:delText xml:space="preserve">визуализация </w:delText>
        </w:r>
      </w:del>
      <w:ins w:id="169" w:author="Баембитов Альберт Талгатович, тел. 86(717)3749" w:date="2022-11-23T15:10:00Z">
        <w:r w:rsidR="00CB63A5" w:rsidRPr="00391C81">
          <w:t>визуализаци</w:t>
        </w:r>
        <w:r w:rsidR="00CB63A5">
          <w:t>ю</w:t>
        </w:r>
        <w:r w:rsidR="00CB63A5" w:rsidRPr="00391C81">
          <w:t xml:space="preserve"> </w:t>
        </w:r>
      </w:ins>
      <w:r w:rsidR="00391C81" w:rsidRPr="00391C81">
        <w:t>процессов</w:t>
      </w:r>
    </w:p>
    <w:p w14:paraId="37A4DD2A" w14:textId="5BF0EC04" w:rsidR="00391C81" w:rsidRDefault="00391C81" w:rsidP="001D48D6"/>
    <w:p w14:paraId="140158ED" w14:textId="3B8A8E3A" w:rsidR="00391C81" w:rsidRPr="00576721" w:rsidRDefault="00391C81" w:rsidP="00391C81">
      <w:r>
        <w:t>Номер: 12.</w:t>
      </w:r>
      <w:r w:rsidRPr="007678A2">
        <w:t>4</w:t>
      </w:r>
      <w:r>
        <w:t>.</w:t>
      </w:r>
      <w:r w:rsidR="00221B82" w:rsidRPr="0078245D">
        <w:t>2</w:t>
      </w:r>
      <w:r>
        <w:t>.1.10</w:t>
      </w:r>
      <w:r w:rsidRPr="007678A2">
        <w:t>0</w:t>
      </w:r>
      <w:r w:rsidR="00391515">
        <w:t>8</w:t>
      </w:r>
      <w:r>
        <w:t>.1.0(1)</w:t>
      </w:r>
    </w:p>
    <w:p w14:paraId="12BD2D1B" w14:textId="56D154E5" w:rsidR="00391C81" w:rsidRPr="00391C81" w:rsidRDefault="00391C81" w:rsidP="00391C81">
      <w:r>
        <w:t>Задание</w:t>
      </w:r>
      <w:r w:rsidRPr="00391C81">
        <w:t xml:space="preserve">: </w:t>
      </w:r>
      <w:r>
        <w:t>Термином</w:t>
      </w:r>
      <w:r w:rsidRPr="00391C81">
        <w:t xml:space="preserve"> </w:t>
      </w:r>
      <w:r w:rsidRPr="00391C81">
        <w:rPr>
          <w:lang w:val="en-US"/>
        </w:rPr>
        <w:t>Distributed</w:t>
      </w:r>
      <w:r w:rsidRPr="00391C81">
        <w:t xml:space="preserve"> </w:t>
      </w:r>
      <w:r w:rsidRPr="00391C81">
        <w:rPr>
          <w:lang w:val="en-US"/>
        </w:rPr>
        <w:t>Control</w:t>
      </w:r>
      <w:r w:rsidRPr="00391C81">
        <w:t xml:space="preserve"> </w:t>
      </w:r>
      <w:r w:rsidRPr="00391C81">
        <w:rPr>
          <w:lang w:val="en-US"/>
        </w:rPr>
        <w:t>Systems</w:t>
      </w:r>
      <w:r w:rsidRPr="00391C81">
        <w:t xml:space="preserve"> (</w:t>
      </w:r>
      <w:r>
        <w:rPr>
          <w:lang w:val="en-US"/>
        </w:rPr>
        <w:t>DCS</w:t>
      </w:r>
      <w:r w:rsidRPr="00391C81">
        <w:t xml:space="preserve">) </w:t>
      </w:r>
      <w:r>
        <w:t>принято называть:</w:t>
      </w:r>
      <w:r w:rsidRPr="00391C81">
        <w:cr/>
      </w:r>
      <w:r>
        <w:t>Ответы</w:t>
      </w:r>
      <w:r w:rsidRPr="00391C81">
        <w:t>:</w:t>
      </w:r>
    </w:p>
    <w:p w14:paraId="46E5FAB1" w14:textId="67E6698B" w:rsidR="00391C81" w:rsidRDefault="00391C81" w:rsidP="00391C81">
      <w:pPr>
        <w:pStyle w:val="a4"/>
        <w:numPr>
          <w:ilvl w:val="0"/>
          <w:numId w:val="1"/>
        </w:numPr>
      </w:pPr>
      <w:r>
        <w:t>Распределенной Системой Управления (РСУ) – большую систему управления, поставляемую в полном комплекте одним производителем</w:t>
      </w:r>
    </w:p>
    <w:p w14:paraId="76373517" w14:textId="77777777" w:rsidR="00391C81" w:rsidRDefault="00391C81" w:rsidP="00391C81">
      <w:pPr>
        <w:pStyle w:val="a4"/>
        <w:numPr>
          <w:ilvl w:val="0"/>
          <w:numId w:val="1"/>
        </w:numPr>
      </w:pPr>
      <w:r>
        <w:t>Распределенной Системой Управления (РСУ) – распределенную систему управления, поставляемую в полном комплекте одним производителем</w:t>
      </w:r>
    </w:p>
    <w:p w14:paraId="792C542E" w14:textId="0C6ABF3D" w:rsidR="00391C81" w:rsidRDefault="00391C81" w:rsidP="00391C81">
      <w:r>
        <w:t>-------</w:t>
      </w:r>
    </w:p>
    <w:p w14:paraId="449B470B" w14:textId="056B0B2D" w:rsidR="00391C81" w:rsidRDefault="00391C81" w:rsidP="001D48D6">
      <w:r>
        <w:t xml:space="preserve">Правильный ответ: </w:t>
      </w:r>
      <w:r w:rsidRPr="00391C81">
        <w:t>Распределенной Системой Управления (РСУ) – большую систему управления, поставляемую в полном комплекте одним производителем</w:t>
      </w:r>
    </w:p>
    <w:p w14:paraId="769873AB" w14:textId="519A5B69" w:rsidR="00391C81" w:rsidRDefault="00391C81" w:rsidP="001D48D6"/>
    <w:p w14:paraId="5E7C0DD8" w14:textId="211B7C73" w:rsidR="00391C81" w:rsidRPr="00576721" w:rsidRDefault="00391C81" w:rsidP="00391C81">
      <w:r>
        <w:t>Номер: 12.</w:t>
      </w:r>
      <w:r w:rsidRPr="007678A2">
        <w:t>4</w:t>
      </w:r>
      <w:r>
        <w:t>.</w:t>
      </w:r>
      <w:r w:rsidR="00221B82" w:rsidRPr="0078245D">
        <w:t>2</w:t>
      </w:r>
      <w:r>
        <w:t>.2.10</w:t>
      </w:r>
      <w:r w:rsidRPr="007678A2">
        <w:t>0</w:t>
      </w:r>
      <w:r w:rsidR="00391515">
        <w:t>9</w:t>
      </w:r>
      <w:r>
        <w:t>.2.0(1)</w:t>
      </w:r>
    </w:p>
    <w:p w14:paraId="582BF07B" w14:textId="208DA8E5" w:rsidR="00391C81" w:rsidRPr="00391C81" w:rsidRDefault="00391C81" w:rsidP="00391C81">
      <w:r>
        <w:t>Задание</w:t>
      </w:r>
      <w:r w:rsidRPr="00391C81">
        <w:t xml:space="preserve">: </w:t>
      </w:r>
      <w:r>
        <w:t xml:space="preserve">К отличиям РСУ от </w:t>
      </w:r>
      <w:r>
        <w:rPr>
          <w:lang w:val="en-US"/>
        </w:rPr>
        <w:t>SCADA</w:t>
      </w:r>
      <w:r>
        <w:t xml:space="preserve"> не относится:</w:t>
      </w:r>
      <w:r w:rsidRPr="00391C81">
        <w:cr/>
      </w:r>
      <w:r>
        <w:t>Ответы</w:t>
      </w:r>
      <w:r w:rsidRPr="00391C81">
        <w:t>:</w:t>
      </w:r>
    </w:p>
    <w:p w14:paraId="0164DE66" w14:textId="31A482B5" w:rsidR="00391C81" w:rsidRDefault="00391C81" w:rsidP="00391C81">
      <w:pPr>
        <w:pStyle w:val="a4"/>
        <w:numPr>
          <w:ilvl w:val="0"/>
          <w:numId w:val="1"/>
        </w:numPr>
      </w:pPr>
      <w:r w:rsidRPr="00391C81">
        <w:t xml:space="preserve">База данных </w:t>
      </w:r>
      <w:commentRangeStart w:id="170"/>
      <w:commentRangeStart w:id="171"/>
      <w:del w:id="172" w:author="Фанур А Баязитов" w:date="2022-11-23T16:12:00Z">
        <w:r w:rsidRPr="00391C81" w:rsidDel="009A0CF8">
          <w:delText xml:space="preserve">распределена </w:delText>
        </w:r>
      </w:del>
      <w:r>
        <w:t xml:space="preserve">сосредоточена </w:t>
      </w:r>
      <w:commentRangeEnd w:id="170"/>
      <w:r w:rsidR="00CB63A5">
        <w:rPr>
          <w:rStyle w:val="a7"/>
        </w:rPr>
        <w:commentReference w:id="170"/>
      </w:r>
      <w:commentRangeEnd w:id="171"/>
      <w:r w:rsidR="009A0CF8">
        <w:rPr>
          <w:rStyle w:val="a7"/>
        </w:rPr>
        <w:commentReference w:id="171"/>
      </w:r>
      <w:r>
        <w:t>в одном месте</w:t>
      </w:r>
    </w:p>
    <w:p w14:paraId="35846A00" w14:textId="02D85FF6" w:rsidR="00391C81" w:rsidRDefault="00391C81" w:rsidP="00391C81">
      <w:pPr>
        <w:pStyle w:val="a4"/>
        <w:numPr>
          <w:ilvl w:val="0"/>
          <w:numId w:val="1"/>
        </w:numPr>
      </w:pPr>
      <w:r w:rsidRPr="00391C81">
        <w:t>Возможность вести разработку конфигурации</w:t>
      </w:r>
    </w:p>
    <w:p w14:paraId="41E61245" w14:textId="28D714EF" w:rsidR="00391C81" w:rsidRDefault="00391C81" w:rsidP="00391C81">
      <w:pPr>
        <w:pStyle w:val="a4"/>
        <w:numPr>
          <w:ilvl w:val="0"/>
          <w:numId w:val="1"/>
        </w:numPr>
      </w:pPr>
      <w:r w:rsidRPr="00391C81">
        <w:t>Глубокая диагностика</w:t>
      </w:r>
    </w:p>
    <w:p w14:paraId="576437E9" w14:textId="77777777" w:rsidR="00391C81" w:rsidRDefault="00391C81" w:rsidP="00391C81">
      <w:r>
        <w:t>-------</w:t>
      </w:r>
    </w:p>
    <w:p w14:paraId="3AC1D823" w14:textId="3A5D8AAD" w:rsidR="00391C81" w:rsidRDefault="00391C81" w:rsidP="00391C81">
      <w:r>
        <w:t xml:space="preserve">Правильный ответ: </w:t>
      </w:r>
      <w:r w:rsidRPr="00391C81">
        <w:t xml:space="preserve">База данных </w:t>
      </w:r>
      <w:commentRangeStart w:id="173"/>
      <w:commentRangeStart w:id="174"/>
      <w:del w:id="175" w:author="Фанур А Баязитов" w:date="2022-11-23T16:12:00Z">
        <w:r w:rsidRPr="00391C81" w:rsidDel="009A0CF8">
          <w:delText>распределена</w:delText>
        </w:r>
      </w:del>
      <w:r w:rsidRPr="00391C81">
        <w:t xml:space="preserve"> сосредоточена </w:t>
      </w:r>
      <w:commentRangeEnd w:id="173"/>
      <w:r w:rsidR="00CB63A5">
        <w:rPr>
          <w:rStyle w:val="a7"/>
        </w:rPr>
        <w:commentReference w:id="173"/>
      </w:r>
      <w:commentRangeEnd w:id="174"/>
      <w:r w:rsidR="009A0CF8">
        <w:rPr>
          <w:rStyle w:val="a7"/>
        </w:rPr>
        <w:commentReference w:id="174"/>
      </w:r>
      <w:r w:rsidRPr="00391C81">
        <w:t>в одном месте</w:t>
      </w:r>
    </w:p>
    <w:p w14:paraId="29B1A164" w14:textId="4FD0A03C" w:rsidR="00391C81" w:rsidRDefault="00391C81" w:rsidP="001D48D6"/>
    <w:p w14:paraId="4358DDF4" w14:textId="341D97F3" w:rsidR="00391C81" w:rsidRPr="00576721" w:rsidRDefault="00391C81" w:rsidP="00391C81">
      <w:r>
        <w:t>Номер: 12.</w:t>
      </w:r>
      <w:r w:rsidRPr="007678A2">
        <w:t>4</w:t>
      </w:r>
      <w:r>
        <w:t>.</w:t>
      </w:r>
      <w:r w:rsidR="00221B82" w:rsidRPr="0078245D">
        <w:t>2</w:t>
      </w:r>
      <w:r>
        <w:t>.</w:t>
      </w:r>
      <w:r w:rsidR="00391515">
        <w:t>3</w:t>
      </w:r>
      <w:r>
        <w:t>.10</w:t>
      </w:r>
      <w:r w:rsidR="00391515">
        <w:t>10</w:t>
      </w:r>
      <w:r>
        <w:t>.</w:t>
      </w:r>
      <w:r w:rsidR="00391515">
        <w:t>3</w:t>
      </w:r>
      <w:r>
        <w:t>.0(1)</w:t>
      </w:r>
    </w:p>
    <w:p w14:paraId="4347AB3D" w14:textId="00F5C72A" w:rsidR="00391C81" w:rsidRPr="00391C81" w:rsidRDefault="00391C81" w:rsidP="00391C81">
      <w:r>
        <w:t>Задание</w:t>
      </w:r>
      <w:r w:rsidRPr="00391C81">
        <w:t>:</w:t>
      </w:r>
      <w:r w:rsidR="00391515">
        <w:t xml:space="preserve"> _____ систему управления можно определить как систему, состоящую из множества устройств, разнесенных в пространстве, каждое из которых не зависит от остальных, но взаимодействует с ними для выполнения общей задачи</w:t>
      </w:r>
      <w:r w:rsidRPr="00391C81">
        <w:cr/>
      </w:r>
      <w:r>
        <w:t>Ответы</w:t>
      </w:r>
      <w:r w:rsidRPr="00391C81">
        <w:t>:</w:t>
      </w:r>
    </w:p>
    <w:p w14:paraId="72625EB2" w14:textId="4A3EEBD8" w:rsidR="00391C81" w:rsidRDefault="00391515" w:rsidP="00391C81">
      <w:pPr>
        <w:pStyle w:val="a4"/>
        <w:numPr>
          <w:ilvl w:val="0"/>
          <w:numId w:val="1"/>
        </w:numPr>
      </w:pPr>
      <w:bookmarkStart w:id="176" w:name="_Hlk120092708"/>
      <w:r>
        <w:t>Распределенную</w:t>
      </w:r>
    </w:p>
    <w:bookmarkEnd w:id="176"/>
    <w:p w14:paraId="42D7C887" w14:textId="77777777" w:rsidR="00391C81" w:rsidRDefault="00391C81" w:rsidP="00391C81">
      <w:r>
        <w:t>-------</w:t>
      </w:r>
    </w:p>
    <w:p w14:paraId="5EA1A736" w14:textId="2E4DBD09" w:rsidR="00C67157" w:rsidRPr="004F16DC" w:rsidRDefault="00C67157" w:rsidP="00C67157">
      <w:r w:rsidRPr="00311875">
        <w:t>Для данного задания правильным ответом будет текст «</w:t>
      </w:r>
      <w:r w:rsidR="00391515" w:rsidRPr="00391515">
        <w:t>Распределенную</w:t>
      </w:r>
      <w:r w:rsidRPr="00311875">
        <w:t>», введенный в специальное поле</w:t>
      </w:r>
    </w:p>
    <w:p w14:paraId="11A007D3" w14:textId="1FC93F85" w:rsidR="00391C81" w:rsidRDefault="00391C81" w:rsidP="001D48D6"/>
    <w:p w14:paraId="591D7E26" w14:textId="373045CE" w:rsidR="00F90B48" w:rsidRPr="00576721" w:rsidRDefault="00F90B48" w:rsidP="00F90B48">
      <w:r>
        <w:t>Номер: 12.</w:t>
      </w:r>
      <w:r w:rsidRPr="007678A2">
        <w:t>4</w:t>
      </w:r>
      <w:r>
        <w:t>.</w:t>
      </w:r>
      <w:r w:rsidR="00221B82" w:rsidRPr="0078245D">
        <w:t>2</w:t>
      </w:r>
      <w:r>
        <w:t>.</w:t>
      </w:r>
      <w:r w:rsidR="0053762B">
        <w:t>1</w:t>
      </w:r>
      <w:r>
        <w:t>.1011.</w:t>
      </w:r>
      <w:r w:rsidR="0053762B">
        <w:t>1</w:t>
      </w:r>
      <w:r>
        <w:t>.0(1)</w:t>
      </w:r>
    </w:p>
    <w:p w14:paraId="5B7D50F8" w14:textId="4D64E106" w:rsidR="00F90B48" w:rsidRPr="00391C81" w:rsidRDefault="00F90B48" w:rsidP="00F90B48">
      <w:r>
        <w:t>Задание</w:t>
      </w:r>
      <w:r w:rsidRPr="00391C81">
        <w:t>:</w:t>
      </w:r>
      <w:r>
        <w:t xml:space="preserve"> Выделяют три уровня иерархии моделей, к ним относ</w:t>
      </w:r>
      <w:r w:rsidR="0053762B">
        <w:t>и</w:t>
      </w:r>
      <w:r>
        <w:t>тся:</w:t>
      </w:r>
      <w:r w:rsidRPr="00391C81">
        <w:cr/>
      </w:r>
      <w:r>
        <w:t>Ответы</w:t>
      </w:r>
      <w:r w:rsidRPr="00391C81">
        <w:t>:</w:t>
      </w:r>
    </w:p>
    <w:p w14:paraId="719819C6" w14:textId="192BB6AB" w:rsidR="00F90B48" w:rsidRDefault="00F90B48" w:rsidP="00F90B48">
      <w:pPr>
        <w:pStyle w:val="a4"/>
        <w:numPr>
          <w:ilvl w:val="0"/>
          <w:numId w:val="1"/>
        </w:numPr>
      </w:pPr>
      <w:r>
        <w:t>модель системы</w:t>
      </w:r>
    </w:p>
    <w:p w14:paraId="3D0B8F45" w14:textId="69395EE2" w:rsidR="00F90B48" w:rsidRDefault="00F90B48" w:rsidP="00F90B48">
      <w:pPr>
        <w:pStyle w:val="a4"/>
        <w:numPr>
          <w:ilvl w:val="0"/>
          <w:numId w:val="1"/>
        </w:numPr>
      </w:pPr>
      <w:r>
        <w:t>модель функциональных устройств</w:t>
      </w:r>
    </w:p>
    <w:p w14:paraId="58FA0474" w14:textId="68F333E6" w:rsidR="00F90B48" w:rsidRDefault="00F90B48" w:rsidP="00F90B48">
      <w:pPr>
        <w:pStyle w:val="a4"/>
        <w:numPr>
          <w:ilvl w:val="0"/>
          <w:numId w:val="1"/>
        </w:numPr>
      </w:pPr>
      <w:r>
        <w:t>модель физических блоков</w:t>
      </w:r>
    </w:p>
    <w:p w14:paraId="7321BF68" w14:textId="77777777" w:rsidR="00F90B48" w:rsidRDefault="00F90B48" w:rsidP="00F90B48">
      <w:r>
        <w:t>-------</w:t>
      </w:r>
    </w:p>
    <w:p w14:paraId="06968FF6" w14:textId="0A6D523B" w:rsidR="00F90B48" w:rsidRDefault="00F90B48" w:rsidP="001D48D6">
      <w:r>
        <w:t>Правильный ответ: модель системы</w:t>
      </w:r>
    </w:p>
    <w:p w14:paraId="1EF864F2" w14:textId="3A4564A4" w:rsidR="00F90B48" w:rsidRDefault="00F90B48" w:rsidP="001D48D6"/>
    <w:p w14:paraId="63974DFF" w14:textId="6AF8FA77" w:rsidR="00F90B48" w:rsidRPr="00576721" w:rsidRDefault="00F90B48" w:rsidP="00F90B48">
      <w:r>
        <w:t>Номер: 12.</w:t>
      </w:r>
      <w:r w:rsidRPr="007678A2">
        <w:t>4</w:t>
      </w:r>
      <w:r>
        <w:t>.</w:t>
      </w:r>
      <w:r w:rsidR="00221B82">
        <w:rPr>
          <w:lang w:val="en-US"/>
        </w:rPr>
        <w:t>2</w:t>
      </w:r>
      <w:r>
        <w:t>.2.1012.2.1(3)</w:t>
      </w:r>
    </w:p>
    <w:p w14:paraId="3E981098" w14:textId="5B925F6F" w:rsidR="00F90B48" w:rsidRPr="00391C81" w:rsidRDefault="00F90B48" w:rsidP="00F90B48">
      <w:r>
        <w:lastRenderedPageBreak/>
        <w:t>Задание</w:t>
      </w:r>
      <w:r w:rsidRPr="00391C81">
        <w:t>:</w:t>
      </w:r>
      <w:r>
        <w:t xml:space="preserve"> Отметьте элементы модели распределенной системы управления от верхнего уровня до нижнего:</w:t>
      </w:r>
      <w:r w:rsidRPr="00391C81">
        <w:cr/>
      </w:r>
      <w:r>
        <w:t>Ответы</w:t>
      </w:r>
      <w:r w:rsidRPr="00391C81">
        <w:t>:</w:t>
      </w:r>
    </w:p>
    <w:p w14:paraId="6AC172B4" w14:textId="5B2D502D" w:rsidR="00F90B48" w:rsidRDefault="00F90B48" w:rsidP="00F90B48">
      <w:pPr>
        <w:pStyle w:val="a4"/>
        <w:numPr>
          <w:ilvl w:val="0"/>
          <w:numId w:val="1"/>
        </w:numPr>
      </w:pPr>
      <w:r>
        <w:t>промышленная сеть</w:t>
      </w:r>
    </w:p>
    <w:p w14:paraId="1A5A5B47" w14:textId="57DFB94E" w:rsidR="00F90B48" w:rsidRDefault="00F90B48" w:rsidP="00F90B48">
      <w:pPr>
        <w:pStyle w:val="a4"/>
        <w:numPr>
          <w:ilvl w:val="0"/>
          <w:numId w:val="1"/>
        </w:numPr>
      </w:pPr>
      <w:r>
        <w:t>ПЛК</w:t>
      </w:r>
    </w:p>
    <w:p w14:paraId="176C7E40" w14:textId="2DCA7909" w:rsidR="00F90B48" w:rsidRDefault="00F90B48" w:rsidP="00F90B48">
      <w:pPr>
        <w:pStyle w:val="a4"/>
        <w:numPr>
          <w:ilvl w:val="0"/>
          <w:numId w:val="1"/>
        </w:numPr>
      </w:pPr>
      <w:r>
        <w:t>объект управления</w:t>
      </w:r>
    </w:p>
    <w:p w14:paraId="38340D5B" w14:textId="77777777" w:rsidR="00F90B48" w:rsidRDefault="00F90B48" w:rsidP="00F90B48">
      <w:r>
        <w:t>-------</w:t>
      </w:r>
    </w:p>
    <w:p w14:paraId="1332C16C" w14:textId="40E276E9" w:rsidR="00F90B48" w:rsidRDefault="00F90B48" w:rsidP="001D48D6">
      <w:r w:rsidRPr="00311875">
        <w:t>Для данного задания правильн</w:t>
      </w:r>
      <w:r>
        <w:t>ой</w:t>
      </w:r>
      <w:r w:rsidRPr="00311875">
        <w:t xml:space="preserve"> </w:t>
      </w:r>
      <w:r>
        <w:t>последовательностью</w:t>
      </w:r>
      <w:r w:rsidRPr="00311875">
        <w:t xml:space="preserve"> будет </w:t>
      </w:r>
      <w:r>
        <w:t>только: промышленная сеть ПЛК объект управления</w:t>
      </w:r>
    </w:p>
    <w:p w14:paraId="4AF8A57B" w14:textId="3FF13B8C" w:rsidR="00F90B48" w:rsidRDefault="00F90B48" w:rsidP="001D48D6"/>
    <w:p w14:paraId="5C7F8BF1" w14:textId="42114B61" w:rsidR="00F90B48" w:rsidRPr="00576721" w:rsidRDefault="00F90B48" w:rsidP="00F90B48">
      <w:r>
        <w:t>Номер: 12.</w:t>
      </w:r>
      <w:r w:rsidRPr="007678A2">
        <w:t>4</w:t>
      </w:r>
      <w:r>
        <w:t>.</w:t>
      </w:r>
      <w:r w:rsidR="00221B82" w:rsidRPr="0078245D">
        <w:t>1</w:t>
      </w:r>
      <w:r>
        <w:t>.2.1013.2.0(1)</w:t>
      </w:r>
    </w:p>
    <w:p w14:paraId="2428780A" w14:textId="35E118A3" w:rsidR="00F90B48" w:rsidRPr="00391C81" w:rsidRDefault="00F90B48" w:rsidP="00F90B48">
      <w:r>
        <w:t>Задание</w:t>
      </w:r>
      <w:r w:rsidRPr="00391C81">
        <w:t>:</w:t>
      </w:r>
      <w:r>
        <w:t xml:space="preserve"> Ресурс реагирует на события, поступающие из интерфейсов, следующими</w:t>
      </w:r>
      <w:r w:rsidR="001E0DF6">
        <w:t xml:space="preserve"> </w:t>
      </w:r>
      <w:r>
        <w:t>способами:</w:t>
      </w:r>
      <w:r w:rsidRPr="00391C81">
        <w:cr/>
      </w:r>
      <w:r>
        <w:t>Ответы</w:t>
      </w:r>
      <w:r w:rsidRPr="00391C81">
        <w:t>:</w:t>
      </w:r>
    </w:p>
    <w:p w14:paraId="292EF288" w14:textId="4EBB9706" w:rsidR="00F90B48" w:rsidRDefault="00F90B48" w:rsidP="00F90B48">
      <w:pPr>
        <w:pStyle w:val="a4"/>
        <w:numPr>
          <w:ilvl w:val="0"/>
          <w:numId w:val="1"/>
        </w:numPr>
      </w:pPr>
      <w:r>
        <w:t>ни одним из перечисленных способов</w:t>
      </w:r>
    </w:p>
    <w:p w14:paraId="443B5EC3" w14:textId="2FF3707B" w:rsidR="00F90B48" w:rsidRDefault="00F90B48" w:rsidP="00F90B48">
      <w:pPr>
        <w:pStyle w:val="a4"/>
        <w:numPr>
          <w:ilvl w:val="0"/>
          <w:numId w:val="1"/>
        </w:numPr>
      </w:pPr>
      <w:r>
        <w:t>планированием и удалением алгоритма</w:t>
      </w:r>
    </w:p>
    <w:p w14:paraId="69371011" w14:textId="1182CAA4" w:rsidR="00F90B48" w:rsidRDefault="00F90B48" w:rsidP="00F90B48">
      <w:pPr>
        <w:pStyle w:val="a4"/>
        <w:numPr>
          <w:ilvl w:val="0"/>
          <w:numId w:val="1"/>
        </w:numPr>
      </w:pPr>
      <w:r>
        <w:t>модифицированием формул</w:t>
      </w:r>
    </w:p>
    <w:p w14:paraId="34709004" w14:textId="7F0EEBF1" w:rsidR="00F90B48" w:rsidRDefault="00F90B48" w:rsidP="00F90B48">
      <w:pPr>
        <w:pStyle w:val="a4"/>
        <w:numPr>
          <w:ilvl w:val="0"/>
          <w:numId w:val="1"/>
        </w:numPr>
      </w:pPr>
      <w:r>
        <w:t>генерацией интерфейсов</w:t>
      </w:r>
    </w:p>
    <w:p w14:paraId="210D9C98" w14:textId="7B741917" w:rsidR="00F90B48" w:rsidRDefault="00F90B48" w:rsidP="00F90B48">
      <w:pPr>
        <w:pStyle w:val="a4"/>
        <w:numPr>
          <w:ilvl w:val="0"/>
          <w:numId w:val="1"/>
        </w:numPr>
      </w:pPr>
      <w:r>
        <w:t>взаимодействием ответных событий</w:t>
      </w:r>
    </w:p>
    <w:p w14:paraId="5D51B474" w14:textId="77777777" w:rsidR="00F90B48" w:rsidRDefault="00F90B48" w:rsidP="00F90B48">
      <w:r>
        <w:t>-------</w:t>
      </w:r>
    </w:p>
    <w:p w14:paraId="248637DD" w14:textId="5D80BC78" w:rsidR="00F90B48" w:rsidRDefault="00F90B48" w:rsidP="001D48D6">
      <w:r>
        <w:t xml:space="preserve">Правильный ответ: </w:t>
      </w:r>
      <w:r w:rsidRPr="00F90B48">
        <w:t>ни одним из перечисленных способов</w:t>
      </w:r>
    </w:p>
    <w:p w14:paraId="2ECB3118" w14:textId="442735F8" w:rsidR="00F90B48" w:rsidRDefault="00F90B48" w:rsidP="001D48D6"/>
    <w:p w14:paraId="030DBFE8" w14:textId="1ACD8BCA" w:rsidR="001E0DF6" w:rsidRPr="00576721" w:rsidRDefault="001E0DF6" w:rsidP="001E0DF6">
      <w:r>
        <w:t>Номер: 12.4.</w:t>
      </w:r>
      <w:r w:rsidR="00221B82" w:rsidRPr="0078245D">
        <w:t>2</w:t>
      </w:r>
      <w:r>
        <w:t>.3.1014.3.0(1)</w:t>
      </w:r>
    </w:p>
    <w:p w14:paraId="4187CF12" w14:textId="7EC67401" w:rsidR="001E0DF6" w:rsidRDefault="001E0DF6" w:rsidP="001E0DF6">
      <w:r>
        <w:t xml:space="preserve">Задание: _____ - это система, которая обеспечивает независимый и заранее предопределенный перевод объекта управления в безопасное состояние в случае выхода процесса </w:t>
      </w:r>
      <w:del w:id="177" w:author="Баембитов Альберт Талгатович, тел. 86(717)3749" w:date="2022-11-23T15:13:00Z">
        <w:r w:rsidDel="00960539">
          <w:delText xml:space="preserve">из </w:delText>
        </w:r>
      </w:del>
      <w:ins w:id="178" w:author="Баембитов Альберт Талгатович, тел. 86(717)3749" w:date="2022-11-23T15:13:00Z">
        <w:r w:rsidR="00960539">
          <w:t>из-</w:t>
        </w:r>
      </w:ins>
      <w:r>
        <w:t>под контроля</w:t>
      </w:r>
      <w:r>
        <w:cr/>
        <w:t>Ответы:</w:t>
      </w:r>
    </w:p>
    <w:p w14:paraId="121FAA54" w14:textId="639147B6" w:rsidR="001E0DF6" w:rsidRDefault="001E0DF6" w:rsidP="001E0DF6">
      <w:pPr>
        <w:pStyle w:val="a4"/>
        <w:numPr>
          <w:ilvl w:val="0"/>
          <w:numId w:val="1"/>
        </w:numPr>
      </w:pPr>
      <w:r>
        <w:t>Система безопасности</w:t>
      </w:r>
    </w:p>
    <w:p w14:paraId="63D61940" w14:textId="77777777" w:rsidR="001E0DF6" w:rsidRDefault="001E0DF6" w:rsidP="001E0DF6">
      <w:r>
        <w:t>-------</w:t>
      </w:r>
    </w:p>
    <w:p w14:paraId="2793AA0E" w14:textId="4C470956" w:rsidR="001E0DF6" w:rsidRPr="004F16DC" w:rsidRDefault="001E0DF6" w:rsidP="001E0DF6">
      <w:r w:rsidRPr="00311875">
        <w:t>Для данного задания правильным ответом будет текст «</w:t>
      </w:r>
      <w:r>
        <w:t>Система безопасности</w:t>
      </w:r>
      <w:r w:rsidRPr="00311875">
        <w:t>», введенный в специальное поле</w:t>
      </w:r>
    </w:p>
    <w:p w14:paraId="2F4E332D" w14:textId="2E6EADB7" w:rsidR="00F90B48" w:rsidRDefault="00F90B48" w:rsidP="001D48D6"/>
    <w:p w14:paraId="2AECD0E8" w14:textId="5C2D727D" w:rsidR="001E0DF6" w:rsidRPr="00576721" w:rsidRDefault="001E0DF6" w:rsidP="001E0DF6">
      <w:r>
        <w:t>Номер: 12.4.</w:t>
      </w:r>
      <w:r w:rsidR="00221B82" w:rsidRPr="0078245D">
        <w:t>2</w:t>
      </w:r>
      <w:r>
        <w:t>.3.1015.3.0(1)</w:t>
      </w:r>
    </w:p>
    <w:p w14:paraId="1A8196F5" w14:textId="53BD131A" w:rsidR="001E0DF6" w:rsidRPr="007678A2" w:rsidRDefault="001E0DF6" w:rsidP="001E0DF6">
      <w:r>
        <w:t>Задание: _____ безопасностью называют безопасность, которая связана с непреднамеренно вызванными отказами в выполнении отдельных функций системы</w:t>
      </w:r>
    </w:p>
    <w:p w14:paraId="5A170F40" w14:textId="7888F477" w:rsidR="001E0DF6" w:rsidRDefault="001E0DF6" w:rsidP="001E0DF6">
      <w:r>
        <w:t>Ответы:</w:t>
      </w:r>
    </w:p>
    <w:p w14:paraId="41B0E237" w14:textId="620A7D3B" w:rsidR="001E0DF6" w:rsidRDefault="001E0DF6" w:rsidP="001E0DF6">
      <w:pPr>
        <w:pStyle w:val="a4"/>
        <w:numPr>
          <w:ilvl w:val="0"/>
          <w:numId w:val="1"/>
        </w:numPr>
      </w:pPr>
      <w:r>
        <w:t>Функциональной</w:t>
      </w:r>
    </w:p>
    <w:p w14:paraId="39E33B43" w14:textId="77777777" w:rsidR="001E0DF6" w:rsidRDefault="001E0DF6" w:rsidP="001E0DF6">
      <w:r>
        <w:t>-------</w:t>
      </w:r>
    </w:p>
    <w:p w14:paraId="5D6546AA" w14:textId="0BFE4EB7" w:rsidR="001E0DF6" w:rsidRPr="004F16DC" w:rsidRDefault="001E0DF6" w:rsidP="001E0DF6">
      <w:r w:rsidRPr="00311875">
        <w:t>Для данного задания правильным ответом будет текст «</w:t>
      </w:r>
      <w:r>
        <w:t>Функциональной</w:t>
      </w:r>
      <w:r w:rsidRPr="00311875">
        <w:t>», введенный в специальное поле</w:t>
      </w:r>
    </w:p>
    <w:p w14:paraId="670B155A" w14:textId="2F3F0FAA" w:rsidR="001E0DF6" w:rsidRDefault="001E0DF6" w:rsidP="001D48D6"/>
    <w:p w14:paraId="330CB7C1" w14:textId="203B4F49" w:rsidR="001E0DF6" w:rsidRPr="00576721" w:rsidRDefault="001E0DF6" w:rsidP="001E0DF6">
      <w:r>
        <w:t>Номер: 12.4.</w:t>
      </w:r>
      <w:r w:rsidR="00221B82" w:rsidRPr="0078245D">
        <w:t>2</w:t>
      </w:r>
      <w:r>
        <w:t>.3.1016.3.0(1)</w:t>
      </w:r>
    </w:p>
    <w:p w14:paraId="09F242AE" w14:textId="1E5D5176" w:rsidR="001E0DF6" w:rsidRPr="007678A2" w:rsidRDefault="001E0DF6" w:rsidP="001E0DF6">
      <w:r>
        <w:t>Задание: _____ отказ - отказ, который имеет потенциал привести АСУ</w:t>
      </w:r>
      <w:del w:id="179" w:author="Баембитов Альберт Талгатович, тел. 86(717)3749" w:date="2022-11-23T15:14:00Z">
        <w:r w:rsidDel="00960539">
          <w:delText xml:space="preserve"> </w:delText>
        </w:r>
      </w:del>
      <w:r>
        <w:t>ТП к опасному состоянию, или к неспособности осуществлять функции защиты</w:t>
      </w:r>
    </w:p>
    <w:p w14:paraId="2DF4BF57" w14:textId="77777777" w:rsidR="001E0DF6" w:rsidRDefault="001E0DF6" w:rsidP="001E0DF6">
      <w:r>
        <w:t>Ответы:</w:t>
      </w:r>
    </w:p>
    <w:p w14:paraId="215D33F0" w14:textId="1C880E74" w:rsidR="001E0DF6" w:rsidRDefault="001E0DF6" w:rsidP="001E0DF6">
      <w:pPr>
        <w:pStyle w:val="a4"/>
        <w:numPr>
          <w:ilvl w:val="0"/>
          <w:numId w:val="1"/>
        </w:numPr>
      </w:pPr>
      <w:r>
        <w:t>Опасный</w:t>
      </w:r>
    </w:p>
    <w:p w14:paraId="0F9E5508" w14:textId="77777777" w:rsidR="001E0DF6" w:rsidRDefault="001E0DF6" w:rsidP="001E0DF6">
      <w:r>
        <w:t>-------</w:t>
      </w:r>
    </w:p>
    <w:p w14:paraId="4830DB63" w14:textId="74EE93C8" w:rsidR="001E0DF6" w:rsidRPr="004F16DC" w:rsidRDefault="001E0DF6" w:rsidP="001E0DF6">
      <w:r w:rsidRPr="00311875">
        <w:t>Для данного задания правильным ответом будет текст «</w:t>
      </w:r>
      <w:r>
        <w:t>Опасный</w:t>
      </w:r>
      <w:r w:rsidRPr="00311875">
        <w:t>», введенный в специальное поле</w:t>
      </w:r>
    </w:p>
    <w:p w14:paraId="2148AACD" w14:textId="3B2A22EC" w:rsidR="001E0DF6" w:rsidRDefault="001E0DF6" w:rsidP="001D48D6"/>
    <w:p w14:paraId="121EF925" w14:textId="025D1295" w:rsidR="001E0DF6" w:rsidRPr="00576721" w:rsidRDefault="001E0DF6" w:rsidP="001E0DF6">
      <w:r>
        <w:t>Номер: 12.4.</w:t>
      </w:r>
      <w:r w:rsidR="00221B82" w:rsidRPr="0078245D">
        <w:t>2</w:t>
      </w:r>
      <w:r>
        <w:t>.3.1017.3.0(1)</w:t>
      </w:r>
    </w:p>
    <w:p w14:paraId="63DB4F5D" w14:textId="7D0AE285" w:rsidR="001E0DF6" w:rsidRDefault="001E0DF6" w:rsidP="001E0DF6">
      <w:r>
        <w:t>Задание: _____ отказ - отказ, который не имеет потенциала привести АСУ</w:t>
      </w:r>
      <w:del w:id="180" w:author="Баембитов Альберт Талгатович, тел. 86(717)3749" w:date="2022-11-23T15:14:00Z">
        <w:r w:rsidDel="00960539">
          <w:delText xml:space="preserve"> </w:delText>
        </w:r>
      </w:del>
      <w:r>
        <w:t xml:space="preserve">ТП к опасному </w:t>
      </w:r>
    </w:p>
    <w:p w14:paraId="4948BD5C" w14:textId="05FE8D32" w:rsidR="001E0DF6" w:rsidRPr="007678A2" w:rsidRDefault="001E0DF6" w:rsidP="001E0DF6">
      <w:r>
        <w:lastRenderedPageBreak/>
        <w:t>состоянию, или неспособности осуществлять функции безопасности</w:t>
      </w:r>
    </w:p>
    <w:p w14:paraId="06953FC0" w14:textId="77777777" w:rsidR="001E0DF6" w:rsidRDefault="001E0DF6" w:rsidP="001E0DF6">
      <w:r>
        <w:t>Ответы:</w:t>
      </w:r>
    </w:p>
    <w:p w14:paraId="26BB6D9C" w14:textId="58B02FA2" w:rsidR="001E0DF6" w:rsidRDefault="001C2406" w:rsidP="001E0DF6">
      <w:pPr>
        <w:pStyle w:val="a4"/>
        <w:numPr>
          <w:ilvl w:val="0"/>
          <w:numId w:val="1"/>
        </w:numPr>
      </w:pPr>
      <w:r>
        <w:t>Безопасный</w:t>
      </w:r>
    </w:p>
    <w:p w14:paraId="7F68D0BC" w14:textId="77777777" w:rsidR="001E0DF6" w:rsidRDefault="001E0DF6" w:rsidP="001E0DF6">
      <w:r>
        <w:t>-------</w:t>
      </w:r>
    </w:p>
    <w:p w14:paraId="731CBF0B" w14:textId="578A5E69" w:rsidR="001E0DF6" w:rsidRPr="004F16DC" w:rsidRDefault="001E0DF6" w:rsidP="001E0DF6">
      <w:r w:rsidRPr="00311875">
        <w:t>Для данного задания правильным ответом будет текст «</w:t>
      </w:r>
      <w:r w:rsidR="001C2406">
        <w:t>Безопасный</w:t>
      </w:r>
      <w:r w:rsidRPr="00311875">
        <w:t>», введенный в специальное поле</w:t>
      </w:r>
    </w:p>
    <w:p w14:paraId="5A8A9911" w14:textId="1613CFCB" w:rsidR="001E0DF6" w:rsidRDefault="001E0DF6" w:rsidP="001D48D6"/>
    <w:p w14:paraId="46D9C4F5" w14:textId="41E5032B" w:rsidR="00E64E03" w:rsidRPr="0078245D" w:rsidRDefault="00E64E03" w:rsidP="00E64E03">
      <w:commentRangeStart w:id="181"/>
      <w:commentRangeStart w:id="182"/>
      <w:r>
        <w:t>Номер</w:t>
      </w:r>
      <w:r w:rsidRPr="0078245D">
        <w:t>: 12.4.</w:t>
      </w:r>
      <w:r w:rsidR="00221B82" w:rsidRPr="0078245D">
        <w:t>2</w:t>
      </w:r>
      <w:r w:rsidRPr="0078245D">
        <w:t>.</w:t>
      </w:r>
      <w:r>
        <w:t>2</w:t>
      </w:r>
      <w:r w:rsidRPr="0078245D">
        <w:t>.101</w:t>
      </w:r>
      <w:r>
        <w:t>8</w:t>
      </w:r>
      <w:r w:rsidRPr="0078245D">
        <w:t>.1.0(1)</w:t>
      </w:r>
    </w:p>
    <w:p w14:paraId="2B65BD6D" w14:textId="05B96869" w:rsidR="00E64E03" w:rsidRPr="00391C81" w:rsidRDefault="00E64E03" w:rsidP="00E64E03">
      <w:r>
        <w:t>Задание</w:t>
      </w:r>
      <w:r w:rsidRPr="00E64E03">
        <w:t xml:space="preserve">: </w:t>
      </w:r>
      <w:r w:rsidRPr="00E64E03">
        <w:rPr>
          <w:lang w:val="en-US"/>
        </w:rPr>
        <w:t>Functional</w:t>
      </w:r>
      <w:r w:rsidRPr="00E64E03">
        <w:t xml:space="preserve"> </w:t>
      </w:r>
      <w:r w:rsidRPr="00E64E03">
        <w:rPr>
          <w:lang w:val="en-US"/>
        </w:rPr>
        <w:t>safety</w:t>
      </w:r>
      <w:r w:rsidRPr="00E64E03">
        <w:t xml:space="preserve"> </w:t>
      </w:r>
      <w:r w:rsidRPr="00E64E03">
        <w:rPr>
          <w:lang w:val="en-US"/>
        </w:rPr>
        <w:t>of</w:t>
      </w:r>
      <w:r w:rsidRPr="00E64E03">
        <w:t xml:space="preserve"> </w:t>
      </w:r>
      <w:r w:rsidRPr="00E64E03">
        <w:rPr>
          <w:lang w:val="en-US"/>
        </w:rPr>
        <w:t>electrical</w:t>
      </w:r>
      <w:r w:rsidRPr="00E64E03">
        <w:t>/</w:t>
      </w:r>
      <w:r w:rsidRPr="00E64E03">
        <w:rPr>
          <w:lang w:val="en-US"/>
        </w:rPr>
        <w:t>electronic</w:t>
      </w:r>
      <w:r w:rsidRPr="00E64E03">
        <w:t>/</w:t>
      </w:r>
      <w:r w:rsidRPr="00E64E03">
        <w:rPr>
          <w:lang w:val="en-US"/>
        </w:rPr>
        <w:t>programmable</w:t>
      </w:r>
      <w:r w:rsidRPr="00E64E03">
        <w:t xml:space="preserve"> </w:t>
      </w:r>
      <w:r w:rsidRPr="00E64E03">
        <w:rPr>
          <w:lang w:val="en-US"/>
        </w:rPr>
        <w:t>electronic</w:t>
      </w:r>
      <w:r w:rsidRPr="00E64E03">
        <w:t xml:space="preserve"> </w:t>
      </w:r>
      <w:r w:rsidRPr="00E64E03">
        <w:rPr>
          <w:lang w:val="en-US"/>
        </w:rPr>
        <w:t>safety</w:t>
      </w:r>
      <w:r w:rsidRPr="00E64E03">
        <w:t>-</w:t>
      </w:r>
      <w:r w:rsidRPr="00E64E03">
        <w:rPr>
          <w:lang w:val="en-US"/>
        </w:rPr>
        <w:t>related</w:t>
      </w:r>
      <w:r w:rsidRPr="00E64E03">
        <w:t xml:space="preserve"> </w:t>
      </w:r>
      <w:r w:rsidRPr="00E64E03">
        <w:rPr>
          <w:lang w:val="en-US"/>
        </w:rPr>
        <w:t>systems</w:t>
      </w:r>
      <w:r w:rsidRPr="00E64E03">
        <w:t xml:space="preserve"> </w:t>
      </w:r>
      <w:r>
        <w:t>(МЭК 61508 функциональная безопасность систем электрических, электронных, программируемых электронных, связанных с безопасностью), состоящий из 7 частей, переведен и внедрен в РФ в виде ГОСТа – это:</w:t>
      </w:r>
      <w:r w:rsidRPr="00391C81">
        <w:cr/>
      </w:r>
      <w:r>
        <w:t>Ответы</w:t>
      </w:r>
      <w:r w:rsidRPr="00391C81">
        <w:t>:</w:t>
      </w:r>
    </w:p>
    <w:p w14:paraId="722AFCD0" w14:textId="237BF563" w:rsidR="00E64E03" w:rsidRDefault="00E64E03" w:rsidP="00E64E03">
      <w:pPr>
        <w:pStyle w:val="a4"/>
        <w:numPr>
          <w:ilvl w:val="0"/>
          <w:numId w:val="1"/>
        </w:numPr>
      </w:pPr>
      <w:bookmarkStart w:id="183" w:name="_Hlk120094091"/>
      <w:r>
        <w:t>IEC 61508</w:t>
      </w:r>
      <w:bookmarkEnd w:id="183"/>
    </w:p>
    <w:p w14:paraId="46F5A4E3" w14:textId="37E7C8DC" w:rsidR="00E64E03" w:rsidRDefault="00E64E03" w:rsidP="00E64E03">
      <w:pPr>
        <w:pStyle w:val="a4"/>
        <w:numPr>
          <w:ilvl w:val="0"/>
          <w:numId w:val="1"/>
        </w:numPr>
      </w:pPr>
      <w:r>
        <w:t>IEC 62061</w:t>
      </w:r>
    </w:p>
    <w:p w14:paraId="58C37C58" w14:textId="009EE05D" w:rsidR="00E64E03" w:rsidRDefault="00E64E03" w:rsidP="00E64E03">
      <w:r>
        <w:t>-------</w:t>
      </w:r>
    </w:p>
    <w:p w14:paraId="5E861AAD" w14:textId="76E087A2" w:rsidR="00E64E03" w:rsidRDefault="00E64E03" w:rsidP="00E64E03">
      <w:r>
        <w:t xml:space="preserve">Правильный ответ: </w:t>
      </w:r>
      <w:r w:rsidRPr="00E64E03">
        <w:t>IEC 61508</w:t>
      </w:r>
    </w:p>
    <w:p w14:paraId="44E799CE" w14:textId="1EC04C83" w:rsidR="00E64E03" w:rsidDel="009A0CF8" w:rsidRDefault="00E64E03" w:rsidP="00E64E03">
      <w:pPr>
        <w:rPr>
          <w:del w:id="184" w:author="Фанур А Баязитов" w:date="2022-11-23T16:15:00Z"/>
        </w:rPr>
      </w:pPr>
    </w:p>
    <w:p w14:paraId="2567987D" w14:textId="2322D255" w:rsidR="00E64E03" w:rsidRPr="00E64E03" w:rsidDel="009A0CF8" w:rsidRDefault="00E64E03" w:rsidP="00E64E03">
      <w:pPr>
        <w:rPr>
          <w:del w:id="185" w:author="Фанур А Баязитов" w:date="2022-11-23T16:15:00Z"/>
        </w:rPr>
      </w:pPr>
      <w:del w:id="186" w:author="Фанур А Баязитов" w:date="2022-11-23T16:15:00Z">
        <w:r w:rsidDel="009A0CF8">
          <w:delText>Номер</w:delText>
        </w:r>
        <w:r w:rsidRPr="00E64E03" w:rsidDel="009A0CF8">
          <w:delText>: 12.4.</w:delText>
        </w:r>
        <w:r w:rsidR="00221B82" w:rsidRPr="00D82F63" w:rsidDel="009A0CF8">
          <w:rPr>
            <w:rPrChange w:id="187" w:author="Фанур А Баязитов" w:date="2022-11-24T11:16:00Z">
              <w:rPr>
                <w:lang w:val="en-US"/>
              </w:rPr>
            </w:rPrChange>
          </w:rPr>
          <w:delText>2</w:delText>
        </w:r>
        <w:r w:rsidRPr="00E64E03" w:rsidDel="009A0CF8">
          <w:delText>.</w:delText>
        </w:r>
        <w:r w:rsidDel="009A0CF8">
          <w:delText>3</w:delText>
        </w:r>
        <w:r w:rsidRPr="00E64E03" w:rsidDel="009A0CF8">
          <w:delText>.1019.1.0(1)</w:delText>
        </w:r>
      </w:del>
    </w:p>
    <w:p w14:paraId="1251C35D" w14:textId="33414497" w:rsidR="00E64E03" w:rsidRPr="00E64E03" w:rsidDel="009A0CF8" w:rsidRDefault="00E64E03" w:rsidP="00E64E03">
      <w:pPr>
        <w:rPr>
          <w:del w:id="188" w:author="Фанур А Баязитов" w:date="2022-11-23T16:15:00Z"/>
        </w:rPr>
      </w:pPr>
      <w:del w:id="189" w:author="Фанур А Баязитов" w:date="2022-11-23T16:15:00Z">
        <w:r w:rsidDel="009A0CF8">
          <w:delText>Задание</w:delText>
        </w:r>
        <w:r w:rsidRPr="00E64E03" w:rsidDel="009A0CF8">
          <w:delText xml:space="preserve">: </w:delText>
        </w:r>
        <w:r w:rsidRPr="00E64E03" w:rsidDel="009A0CF8">
          <w:rPr>
            <w:lang w:val="en-US"/>
          </w:rPr>
          <w:delText>Safety</w:delText>
        </w:r>
        <w:r w:rsidRPr="00E64E03" w:rsidDel="009A0CF8">
          <w:delText xml:space="preserve"> </w:delText>
        </w:r>
        <w:r w:rsidRPr="00E64E03" w:rsidDel="009A0CF8">
          <w:rPr>
            <w:lang w:val="en-US"/>
          </w:rPr>
          <w:delText>of</w:delText>
        </w:r>
        <w:r w:rsidRPr="00E64E03" w:rsidDel="009A0CF8">
          <w:delText xml:space="preserve"> </w:delText>
        </w:r>
        <w:r w:rsidRPr="00E64E03" w:rsidDel="009A0CF8">
          <w:rPr>
            <w:lang w:val="en-US"/>
          </w:rPr>
          <w:delText>machinery</w:delText>
        </w:r>
        <w:r w:rsidRPr="00E64E03" w:rsidDel="009A0CF8">
          <w:delText xml:space="preserve"> – </w:delText>
        </w:r>
        <w:r w:rsidRPr="00E64E03" w:rsidDel="009A0CF8">
          <w:rPr>
            <w:lang w:val="en-US"/>
          </w:rPr>
          <w:delText>Functional</w:delText>
        </w:r>
        <w:r w:rsidRPr="00E64E03" w:rsidDel="009A0CF8">
          <w:delText xml:space="preserve"> </w:delText>
        </w:r>
        <w:r w:rsidRPr="00E64E03" w:rsidDel="009A0CF8">
          <w:rPr>
            <w:lang w:val="en-US"/>
          </w:rPr>
          <w:delText>safety</w:delText>
        </w:r>
        <w:r w:rsidRPr="00E64E03" w:rsidDel="009A0CF8">
          <w:delText xml:space="preserve"> </w:delText>
        </w:r>
        <w:r w:rsidRPr="00E64E03" w:rsidDel="009A0CF8">
          <w:rPr>
            <w:lang w:val="en-US"/>
          </w:rPr>
          <w:delText>of</w:delText>
        </w:r>
        <w:r w:rsidRPr="00E64E03" w:rsidDel="009A0CF8">
          <w:delText xml:space="preserve"> </w:delText>
        </w:r>
        <w:r w:rsidRPr="00E64E03" w:rsidDel="009A0CF8">
          <w:rPr>
            <w:lang w:val="en-US"/>
          </w:rPr>
          <w:delText>electrical</w:delText>
        </w:r>
        <w:r w:rsidRPr="00E64E03" w:rsidDel="009A0CF8">
          <w:delText xml:space="preserve">, </w:delText>
        </w:r>
        <w:r w:rsidRPr="00E64E03" w:rsidDel="009A0CF8">
          <w:rPr>
            <w:lang w:val="en-US"/>
          </w:rPr>
          <w:delText>electronic</w:delText>
        </w:r>
        <w:r w:rsidRPr="00E64E03" w:rsidDel="009A0CF8">
          <w:delText xml:space="preserve"> </w:delText>
        </w:r>
        <w:r w:rsidRPr="00E64E03" w:rsidDel="009A0CF8">
          <w:rPr>
            <w:lang w:val="en-US"/>
          </w:rPr>
          <w:delText>and</w:delText>
        </w:r>
        <w:r w:rsidRPr="00E64E03" w:rsidDel="009A0CF8">
          <w:delText xml:space="preserve"> </w:delText>
        </w:r>
        <w:r w:rsidRPr="00E64E03" w:rsidDel="009A0CF8">
          <w:rPr>
            <w:lang w:val="en-US"/>
          </w:rPr>
          <w:delText>programmable</w:delText>
        </w:r>
        <w:r w:rsidRPr="00E64E03" w:rsidDel="009A0CF8">
          <w:delText xml:space="preserve"> </w:delText>
        </w:r>
        <w:r w:rsidRPr="00E64E03" w:rsidDel="009A0CF8">
          <w:rPr>
            <w:lang w:val="en-US"/>
          </w:rPr>
          <w:delText>electronic</w:delText>
        </w:r>
        <w:r w:rsidRPr="00E64E03" w:rsidDel="009A0CF8">
          <w:delText xml:space="preserve"> </w:delText>
        </w:r>
        <w:r w:rsidRPr="00E64E03" w:rsidDel="009A0CF8">
          <w:rPr>
            <w:lang w:val="en-US"/>
          </w:rPr>
          <w:delText>control</w:delText>
        </w:r>
        <w:r w:rsidRPr="00E64E03" w:rsidDel="009A0CF8">
          <w:delText xml:space="preserve"> </w:delText>
        </w:r>
        <w:r w:rsidRPr="00E64E03" w:rsidDel="009A0CF8">
          <w:rPr>
            <w:lang w:val="en-US"/>
          </w:rPr>
          <w:delText>systems</w:delText>
        </w:r>
        <w:r w:rsidRPr="00E64E03" w:rsidDel="009A0CF8">
          <w:delText xml:space="preserve"> (функциональная безопасность систем электрических, электронных, программируемых электронных, связанных с безопасностью) – </w:delText>
        </w:r>
        <w:r w:rsidDel="009A0CF8">
          <w:delText>это</w:delText>
        </w:r>
        <w:r w:rsidRPr="00E64E03" w:rsidDel="009A0CF8">
          <w:delText>:</w:delText>
        </w:r>
        <w:r w:rsidRPr="00E64E03" w:rsidDel="009A0CF8">
          <w:cr/>
        </w:r>
        <w:r w:rsidDel="009A0CF8">
          <w:delText>Ответы</w:delText>
        </w:r>
        <w:r w:rsidRPr="00E64E03" w:rsidDel="009A0CF8">
          <w:delText>:</w:delText>
        </w:r>
      </w:del>
    </w:p>
    <w:p w14:paraId="240D9FA1" w14:textId="6457174F" w:rsidR="00E64E03" w:rsidDel="009A0CF8" w:rsidRDefault="00E64E03" w:rsidP="00E64E03">
      <w:pPr>
        <w:pStyle w:val="a4"/>
        <w:numPr>
          <w:ilvl w:val="0"/>
          <w:numId w:val="1"/>
        </w:numPr>
        <w:rPr>
          <w:del w:id="190" w:author="Фанур А Баязитов" w:date="2022-11-23T16:15:00Z"/>
        </w:rPr>
      </w:pPr>
      <w:del w:id="191" w:author="Фанур А Баязитов" w:date="2022-11-23T16:15:00Z">
        <w:r w:rsidDel="009A0CF8">
          <w:delText>IEC 62061</w:delText>
        </w:r>
      </w:del>
    </w:p>
    <w:p w14:paraId="23085A8F" w14:textId="5D390069" w:rsidR="00E64E03" w:rsidDel="009A0CF8" w:rsidRDefault="00E64E03" w:rsidP="00E64E03">
      <w:pPr>
        <w:pStyle w:val="a4"/>
        <w:numPr>
          <w:ilvl w:val="0"/>
          <w:numId w:val="1"/>
        </w:numPr>
        <w:rPr>
          <w:del w:id="192" w:author="Фанур А Баязитов" w:date="2022-11-23T16:15:00Z"/>
        </w:rPr>
      </w:pPr>
      <w:del w:id="193" w:author="Фанур А Баязитов" w:date="2022-11-23T16:15:00Z">
        <w:r w:rsidDel="009A0CF8">
          <w:delText>IEC 61508</w:delText>
        </w:r>
      </w:del>
    </w:p>
    <w:p w14:paraId="5BC2933D" w14:textId="7DBDC4D0" w:rsidR="00E64E03" w:rsidDel="009A0CF8" w:rsidRDefault="00E64E03" w:rsidP="00E64E03">
      <w:pPr>
        <w:rPr>
          <w:del w:id="194" w:author="Фанур А Баязитов" w:date="2022-11-23T16:15:00Z"/>
        </w:rPr>
      </w:pPr>
      <w:del w:id="195" w:author="Фанур А Баязитов" w:date="2022-11-23T16:15:00Z">
        <w:r w:rsidDel="009A0CF8">
          <w:delText>-------</w:delText>
        </w:r>
      </w:del>
    </w:p>
    <w:p w14:paraId="5297799B" w14:textId="43B1FF53" w:rsidR="00E64E03" w:rsidDel="009A0CF8" w:rsidRDefault="00E64E03" w:rsidP="00E64E03">
      <w:pPr>
        <w:rPr>
          <w:del w:id="196" w:author="Фанур А Баязитов" w:date="2022-11-23T16:15:00Z"/>
        </w:rPr>
      </w:pPr>
      <w:del w:id="197" w:author="Фанур А Баязитов" w:date="2022-11-23T16:15:00Z">
        <w:r w:rsidDel="009A0CF8">
          <w:delText xml:space="preserve">Правильный ответ: </w:delText>
        </w:r>
        <w:r w:rsidRPr="00E64E03" w:rsidDel="009A0CF8">
          <w:delText>IEC 62061</w:delText>
        </w:r>
        <w:commentRangeEnd w:id="181"/>
        <w:r w:rsidR="00960539" w:rsidDel="009A0CF8">
          <w:rPr>
            <w:rStyle w:val="a7"/>
          </w:rPr>
          <w:commentReference w:id="181"/>
        </w:r>
      </w:del>
      <w:commentRangeEnd w:id="182"/>
      <w:r w:rsidR="00D82F63">
        <w:rPr>
          <w:rStyle w:val="a7"/>
        </w:rPr>
        <w:commentReference w:id="182"/>
      </w:r>
    </w:p>
    <w:p w14:paraId="1117530D" w14:textId="798EDEAE" w:rsidR="00E64E03" w:rsidRDefault="00E64E03" w:rsidP="001D48D6">
      <w:pPr>
        <w:rPr>
          <w:ins w:id="198" w:author="Фанур А Баязитов" w:date="2022-11-23T16:20:00Z"/>
        </w:rPr>
      </w:pPr>
    </w:p>
    <w:p w14:paraId="0E4AC7CC" w14:textId="190204EE" w:rsidR="009A0CF8" w:rsidRPr="00576721" w:rsidRDefault="009A0CF8" w:rsidP="009A0CF8">
      <w:pPr>
        <w:rPr>
          <w:ins w:id="199" w:author="Фанур А Баязитов" w:date="2022-11-23T16:21:00Z"/>
        </w:rPr>
      </w:pPr>
      <w:ins w:id="200" w:author="Фанур А Баязитов" w:date="2022-11-23T16:21:00Z">
        <w:r>
          <w:t>Номер: 12.</w:t>
        </w:r>
        <w:r w:rsidRPr="007678A2">
          <w:t>4</w:t>
        </w:r>
        <w:r>
          <w:t>.</w:t>
        </w:r>
        <w:r w:rsidRPr="0078245D">
          <w:t>2</w:t>
        </w:r>
        <w:r>
          <w:t>.1.101</w:t>
        </w:r>
      </w:ins>
      <w:ins w:id="201" w:author="Фанур А Баязитов" w:date="2022-11-24T11:20:00Z">
        <w:r w:rsidR="00D82F63">
          <w:t>9</w:t>
        </w:r>
      </w:ins>
      <w:ins w:id="202" w:author="Фанур А Баязитов" w:date="2022-11-23T16:21:00Z">
        <w:r>
          <w:t>.1.0(1)</w:t>
        </w:r>
      </w:ins>
    </w:p>
    <w:p w14:paraId="65DF899D" w14:textId="77777777" w:rsidR="009A0CF8" w:rsidRPr="00391C81" w:rsidRDefault="009A0CF8" w:rsidP="009A0CF8">
      <w:pPr>
        <w:rPr>
          <w:ins w:id="203" w:author="Фанур А Баязитов" w:date="2022-11-23T16:21:00Z"/>
        </w:rPr>
      </w:pPr>
      <w:ins w:id="204" w:author="Фанур А Баязитов" w:date="2022-11-23T16:21:00Z">
        <w:r>
          <w:t>Задание</w:t>
        </w:r>
        <w:r w:rsidRPr="00391C81">
          <w:t>:</w:t>
        </w:r>
        <w:r>
          <w:t xml:space="preserve"> </w:t>
        </w:r>
        <w:r w:rsidRPr="00C02382">
          <w:t>Функциональная безопасность системы ПАЗ</w:t>
        </w:r>
        <w:r>
          <w:t xml:space="preserve"> – это:</w:t>
        </w:r>
        <w:r w:rsidRPr="00391C81">
          <w:cr/>
        </w:r>
        <w:r>
          <w:t>Ответы</w:t>
        </w:r>
        <w:r w:rsidRPr="00391C81">
          <w:t>:</w:t>
        </w:r>
      </w:ins>
    </w:p>
    <w:p w14:paraId="4BAF4831" w14:textId="77777777" w:rsidR="009A0CF8" w:rsidRDefault="009A0CF8" w:rsidP="009A0CF8">
      <w:pPr>
        <w:pStyle w:val="a4"/>
        <w:numPr>
          <w:ilvl w:val="0"/>
          <w:numId w:val="1"/>
        </w:numPr>
        <w:rPr>
          <w:ins w:id="205" w:author="Фанур А Баязитов" w:date="2022-11-23T16:21:00Z"/>
        </w:rPr>
      </w:pPr>
      <w:ins w:id="206" w:author="Фанур А Баязитов" w:date="2022-11-23T16:21:00Z">
        <w:r>
          <w:t>совокупность действий, направленных на снижение опасности, существующей и/или возникающей при функционировании управляемого объекта</w:t>
        </w:r>
      </w:ins>
    </w:p>
    <w:p w14:paraId="1E7158D1" w14:textId="77777777" w:rsidR="009A0CF8" w:rsidRDefault="009A0CF8" w:rsidP="009A0CF8">
      <w:pPr>
        <w:pStyle w:val="a4"/>
        <w:numPr>
          <w:ilvl w:val="0"/>
          <w:numId w:val="1"/>
        </w:numPr>
        <w:rPr>
          <w:ins w:id="207" w:author="Фанур А Баязитов" w:date="2022-11-23T16:21:00Z"/>
        </w:rPr>
      </w:pPr>
      <w:ins w:id="208" w:author="Фанур А Баязитов" w:date="2022-11-23T16:21:00Z">
        <w:r>
          <w:t>профилактика отказов, которые имеют потенциал привести АСУТП к опасному состоянию, или к неспособности осуществлять функции защиты</w:t>
        </w:r>
      </w:ins>
    </w:p>
    <w:p w14:paraId="7D691BAB" w14:textId="77777777" w:rsidR="009A0CF8" w:rsidRDefault="009A0CF8" w:rsidP="009A0CF8">
      <w:pPr>
        <w:rPr>
          <w:ins w:id="209" w:author="Фанур А Баязитов" w:date="2022-11-23T16:21:00Z"/>
        </w:rPr>
      </w:pPr>
      <w:ins w:id="210" w:author="Фанур А Баязитов" w:date="2022-11-23T16:21:00Z">
        <w:r>
          <w:t>-------</w:t>
        </w:r>
      </w:ins>
    </w:p>
    <w:p w14:paraId="445775D8" w14:textId="77777777" w:rsidR="009A0CF8" w:rsidRDefault="009A0CF8" w:rsidP="009A0CF8">
      <w:pPr>
        <w:rPr>
          <w:ins w:id="211" w:author="Фанур А Баязитов" w:date="2022-11-23T16:21:00Z"/>
        </w:rPr>
      </w:pPr>
      <w:ins w:id="212" w:author="Фанур А Баязитов" w:date="2022-11-23T16:21:00Z">
        <w:r>
          <w:t>Правильный ответ:</w:t>
        </w:r>
        <w:r w:rsidRPr="000C10B8">
          <w:t xml:space="preserve"> совокупность действий, направленных на снижение опасности, существующей и/или возникающей при функционировании управляемого объекта</w:t>
        </w:r>
      </w:ins>
    </w:p>
    <w:p w14:paraId="7901B79D" w14:textId="77777777" w:rsidR="009A0CF8" w:rsidRDefault="009A0CF8" w:rsidP="001D48D6"/>
    <w:p w14:paraId="415D5CDC" w14:textId="339CE174" w:rsidR="00E64E03" w:rsidRPr="00576721" w:rsidRDefault="00E64E03" w:rsidP="00E64E03">
      <w:r>
        <w:t>Номер: 12.4.</w:t>
      </w:r>
      <w:r w:rsidR="00221B82" w:rsidRPr="00D82F63">
        <w:rPr>
          <w:rPrChange w:id="213" w:author="Фанур А Баязитов" w:date="2022-11-24T11:16:00Z">
            <w:rPr>
              <w:lang w:val="en-US"/>
            </w:rPr>
          </w:rPrChange>
        </w:rPr>
        <w:t>2</w:t>
      </w:r>
      <w:r>
        <w:t>.3.10</w:t>
      </w:r>
      <w:r w:rsidR="00C02382">
        <w:t>20</w:t>
      </w:r>
      <w:r>
        <w:t>.3.0(1)</w:t>
      </w:r>
    </w:p>
    <w:p w14:paraId="36612A45" w14:textId="63F82FC9" w:rsidR="00E64E03" w:rsidRDefault="00E64E03" w:rsidP="00E64E03">
      <w:r>
        <w:t xml:space="preserve">Задание: _____ </w:t>
      </w:r>
      <w:del w:id="214" w:author="Баембитов Альберт Талгатович, тел. 86(717)3749" w:date="2022-11-23T15:15:00Z">
        <w:r w:rsidDel="00960539">
          <w:delText xml:space="preserve">(ПАЗ) </w:delText>
        </w:r>
      </w:del>
      <w:r>
        <w:t>служит для обеспечения безопасности взрывопожарных технологических процессов</w:t>
      </w:r>
    </w:p>
    <w:p w14:paraId="7E2F1116" w14:textId="13942BCE" w:rsidR="00E64E03" w:rsidRDefault="00E64E03" w:rsidP="00E64E03">
      <w:r>
        <w:t>Ответы:</w:t>
      </w:r>
    </w:p>
    <w:p w14:paraId="6EAF852E" w14:textId="36A307D8" w:rsidR="00E64E03" w:rsidRDefault="00E64E03" w:rsidP="00E64E03">
      <w:pPr>
        <w:pStyle w:val="a4"/>
        <w:numPr>
          <w:ilvl w:val="0"/>
          <w:numId w:val="1"/>
        </w:numPr>
      </w:pPr>
      <w:r>
        <w:t>Система противоаварийной защиты</w:t>
      </w:r>
    </w:p>
    <w:p w14:paraId="5E953038" w14:textId="77777777" w:rsidR="00E64E03" w:rsidRDefault="00E64E03" w:rsidP="00E64E03">
      <w:r>
        <w:t>-------</w:t>
      </w:r>
    </w:p>
    <w:p w14:paraId="1C67AD96" w14:textId="34DB486F" w:rsidR="00E64E03" w:rsidRPr="004F16DC" w:rsidRDefault="00E64E03" w:rsidP="00E64E03">
      <w:r w:rsidRPr="00311875">
        <w:t>Для данного задания правильным ответом будет текст «</w:t>
      </w:r>
      <w:r>
        <w:t>Система противоаварийной защиты</w:t>
      </w:r>
      <w:r w:rsidRPr="00311875">
        <w:t>», введенный в специальное поле</w:t>
      </w:r>
    </w:p>
    <w:p w14:paraId="12BB955A" w14:textId="3D0F6E08" w:rsidR="00E64E03" w:rsidRDefault="00E64E03" w:rsidP="001D48D6"/>
    <w:p w14:paraId="6DA3FC71" w14:textId="0AA2D181" w:rsidR="00C02382" w:rsidRPr="00576721" w:rsidRDefault="00C02382" w:rsidP="00C02382">
      <w:r>
        <w:t>Номер: 12.</w:t>
      </w:r>
      <w:r w:rsidRPr="007678A2">
        <w:t>4</w:t>
      </w:r>
      <w:r>
        <w:t>.</w:t>
      </w:r>
      <w:r w:rsidR="00221B82" w:rsidRPr="0078245D">
        <w:t>1</w:t>
      </w:r>
      <w:r>
        <w:t>.2.1021.2.1(3)</w:t>
      </w:r>
    </w:p>
    <w:p w14:paraId="4718757C" w14:textId="69366FAD" w:rsidR="00C02382" w:rsidRPr="00391C81" w:rsidRDefault="00C02382" w:rsidP="00C02382">
      <w:r>
        <w:t>Задание</w:t>
      </w:r>
      <w:r w:rsidRPr="00391C81">
        <w:t>:</w:t>
      </w:r>
      <w:r>
        <w:t xml:space="preserve"> Расположите типы устройств в порядке возрастания доли отказов:</w:t>
      </w:r>
      <w:r w:rsidRPr="00391C81">
        <w:cr/>
      </w:r>
      <w:r>
        <w:t>Ответы</w:t>
      </w:r>
      <w:r w:rsidRPr="00391C81">
        <w:t>:</w:t>
      </w:r>
    </w:p>
    <w:p w14:paraId="105FE865" w14:textId="672E20EB" w:rsidR="00C02382" w:rsidRDefault="00C02382" w:rsidP="00C02382">
      <w:pPr>
        <w:pStyle w:val="a4"/>
        <w:numPr>
          <w:ilvl w:val="0"/>
          <w:numId w:val="1"/>
        </w:numPr>
      </w:pPr>
      <w:bookmarkStart w:id="215" w:name="_Hlk120094381"/>
      <w:r>
        <w:t>Логическое устройство</w:t>
      </w:r>
    </w:p>
    <w:bookmarkEnd w:id="215"/>
    <w:p w14:paraId="4A633612" w14:textId="6F07F2D5" w:rsidR="00C02382" w:rsidRDefault="00C02382" w:rsidP="00C02382">
      <w:pPr>
        <w:pStyle w:val="a4"/>
        <w:numPr>
          <w:ilvl w:val="0"/>
          <w:numId w:val="1"/>
        </w:numPr>
      </w:pPr>
      <w:r>
        <w:lastRenderedPageBreak/>
        <w:t>Датчик</w:t>
      </w:r>
    </w:p>
    <w:p w14:paraId="5B1E2009" w14:textId="5BE7DE6A" w:rsidR="00C02382" w:rsidRDefault="00C02382" w:rsidP="00C02382">
      <w:pPr>
        <w:pStyle w:val="a4"/>
        <w:numPr>
          <w:ilvl w:val="0"/>
          <w:numId w:val="1"/>
        </w:numPr>
      </w:pPr>
      <w:r>
        <w:t>Исполнительный элемент</w:t>
      </w:r>
    </w:p>
    <w:p w14:paraId="2DBFEEC2" w14:textId="77777777" w:rsidR="00C02382" w:rsidRDefault="00C02382" w:rsidP="00C02382">
      <w:r>
        <w:t>-------</w:t>
      </w:r>
    </w:p>
    <w:p w14:paraId="37375B20" w14:textId="5F389058" w:rsidR="00C02382" w:rsidRDefault="00C02382" w:rsidP="00C02382">
      <w:r w:rsidRPr="00311875">
        <w:t>Для данного задания правильн</w:t>
      </w:r>
      <w:r>
        <w:t>ой</w:t>
      </w:r>
      <w:r w:rsidRPr="00311875">
        <w:t xml:space="preserve"> </w:t>
      </w:r>
      <w:r>
        <w:t>последовательностью</w:t>
      </w:r>
      <w:r w:rsidRPr="00311875">
        <w:t xml:space="preserve"> будет </w:t>
      </w:r>
      <w:r>
        <w:t xml:space="preserve">только: </w:t>
      </w:r>
      <w:r w:rsidRPr="00C02382">
        <w:t>Логическое устройство</w:t>
      </w:r>
      <w:r>
        <w:t xml:space="preserve"> Датчик Исполнительный элемент</w:t>
      </w:r>
    </w:p>
    <w:p w14:paraId="180666D9" w14:textId="48A4555E" w:rsidR="00C02382" w:rsidRDefault="00C02382" w:rsidP="00C02382"/>
    <w:p w14:paraId="73C7CCF4" w14:textId="251D7631" w:rsidR="00C02382" w:rsidRPr="00576721" w:rsidRDefault="00C02382" w:rsidP="00C02382">
      <w:r>
        <w:t>Номер: 12.</w:t>
      </w:r>
      <w:r w:rsidRPr="007678A2">
        <w:t>4</w:t>
      </w:r>
      <w:r>
        <w:t>.</w:t>
      </w:r>
      <w:r w:rsidR="00221B82" w:rsidRPr="0078245D">
        <w:t>2</w:t>
      </w:r>
      <w:r>
        <w:t>.1.1022.1.0(1)</w:t>
      </w:r>
    </w:p>
    <w:p w14:paraId="530E9683" w14:textId="6B096000" w:rsidR="00C02382" w:rsidRPr="00391C81" w:rsidRDefault="00C02382" w:rsidP="00C02382">
      <w:r>
        <w:t>Задание</w:t>
      </w:r>
      <w:r w:rsidRPr="00391C81">
        <w:t>:</w:t>
      </w:r>
      <w:r>
        <w:t xml:space="preserve"> </w:t>
      </w:r>
      <w:r w:rsidRPr="00C02382">
        <w:t>Функциональная безопасность системы ПАЗ</w:t>
      </w:r>
      <w:r>
        <w:t xml:space="preserve"> – это:</w:t>
      </w:r>
      <w:r w:rsidRPr="00391C81">
        <w:cr/>
      </w:r>
      <w:r>
        <w:t>Ответы</w:t>
      </w:r>
      <w:r w:rsidRPr="00391C81">
        <w:t>:</w:t>
      </w:r>
    </w:p>
    <w:p w14:paraId="0F7B7529" w14:textId="77777777" w:rsidR="000C10B8" w:rsidRDefault="00C02382" w:rsidP="00C02382">
      <w:pPr>
        <w:pStyle w:val="a4"/>
        <w:numPr>
          <w:ilvl w:val="0"/>
          <w:numId w:val="1"/>
        </w:numPr>
      </w:pPr>
      <w:r>
        <w:t>совокупность действий, направленных на снижение опасности, существующей и/или возникающей при функционировании управляемого объекта</w:t>
      </w:r>
    </w:p>
    <w:p w14:paraId="19F8694A" w14:textId="434E11EE" w:rsidR="00C02382" w:rsidRDefault="000C10B8" w:rsidP="000C10B8">
      <w:pPr>
        <w:pStyle w:val="a4"/>
        <w:numPr>
          <w:ilvl w:val="0"/>
          <w:numId w:val="1"/>
        </w:numPr>
      </w:pPr>
      <w:r>
        <w:t>профилактика отказов, которые имеют потенциал привести АСУ</w:t>
      </w:r>
      <w:del w:id="216" w:author="Баембитов Альберт Талгатович, тел. 86(717)3749" w:date="2022-11-23T15:15:00Z">
        <w:r w:rsidDel="00960539">
          <w:delText xml:space="preserve"> </w:delText>
        </w:r>
      </w:del>
      <w:r>
        <w:t>ТП к опасному состоянию, или к неспособности осуществлять функции защиты</w:t>
      </w:r>
    </w:p>
    <w:p w14:paraId="69EBEF48" w14:textId="77777777" w:rsidR="00C02382" w:rsidRDefault="00C02382" w:rsidP="00C02382">
      <w:r>
        <w:t>-------</w:t>
      </w:r>
    </w:p>
    <w:p w14:paraId="1B478E3A" w14:textId="588FD16A" w:rsidR="00C02382" w:rsidRDefault="000C10B8" w:rsidP="00C02382">
      <w:r>
        <w:t>Правильный ответ:</w:t>
      </w:r>
      <w:r w:rsidRPr="000C10B8">
        <w:t xml:space="preserve"> совокупность действий, направленных на снижение опасности, существующей и/или возникающей при функционировании управляемого объекта</w:t>
      </w:r>
    </w:p>
    <w:p w14:paraId="636BDC60" w14:textId="77777777" w:rsidR="00C02382" w:rsidRDefault="00C02382" w:rsidP="00C02382"/>
    <w:p w14:paraId="443381CA" w14:textId="5B01864A" w:rsidR="000C10B8" w:rsidRPr="00576721" w:rsidRDefault="000C10B8" w:rsidP="000C10B8">
      <w:r>
        <w:t>Номер: 12.</w:t>
      </w:r>
      <w:r w:rsidRPr="007678A2">
        <w:t>4</w:t>
      </w:r>
      <w:r>
        <w:t>.</w:t>
      </w:r>
      <w:r w:rsidR="00221B82" w:rsidRPr="0078245D">
        <w:t>2</w:t>
      </w:r>
      <w:r>
        <w:t>.1.1023.1.0(1)</w:t>
      </w:r>
    </w:p>
    <w:p w14:paraId="0706F0E9" w14:textId="38064ED5" w:rsidR="000C10B8" w:rsidRPr="00391C81" w:rsidRDefault="000C10B8" w:rsidP="000C10B8">
      <w:r>
        <w:t>Задание</w:t>
      </w:r>
      <w:r w:rsidRPr="00391C81">
        <w:t>:</w:t>
      </w:r>
      <w:r>
        <w:t xml:space="preserve"> К функциям ПАЗ не относится:</w:t>
      </w:r>
      <w:r w:rsidRPr="00391C81">
        <w:cr/>
      </w:r>
      <w:r>
        <w:t>Ответы</w:t>
      </w:r>
      <w:r w:rsidRPr="00391C81">
        <w:t>:</w:t>
      </w:r>
    </w:p>
    <w:p w14:paraId="3054DBE9" w14:textId="71490A6F" w:rsidR="000C10B8" w:rsidRDefault="000C10B8" w:rsidP="000C10B8">
      <w:pPr>
        <w:pStyle w:val="a4"/>
        <w:numPr>
          <w:ilvl w:val="0"/>
          <w:numId w:val="1"/>
        </w:numPr>
      </w:pPr>
      <w:r>
        <w:t>совокупность действий, направленных на снижение безопасности, существующей и/или возникающей при функционировании управляемого объекта</w:t>
      </w:r>
    </w:p>
    <w:p w14:paraId="42853523" w14:textId="03130F8E" w:rsidR="000C10B8" w:rsidRDefault="000C10B8" w:rsidP="000C10B8">
      <w:pPr>
        <w:pStyle w:val="a4"/>
        <w:numPr>
          <w:ilvl w:val="0"/>
          <w:numId w:val="1"/>
        </w:numPr>
      </w:pPr>
      <w:r>
        <w:t>автоматическое изменение состояния технологического объекта в сторону более безопасного, выполняемое рассматриваемой системой в случае появления потенциально опасного события</w:t>
      </w:r>
    </w:p>
    <w:p w14:paraId="0D487269" w14:textId="3721EBDE" w:rsidR="000C10B8" w:rsidRDefault="000C10B8" w:rsidP="000C10B8">
      <w:pPr>
        <w:pStyle w:val="a4"/>
        <w:numPr>
          <w:ilvl w:val="0"/>
          <w:numId w:val="1"/>
        </w:numPr>
      </w:pPr>
      <w:r>
        <w:t>обнаружение потенциально опасных изменений состояния технологического объекта или системы его автоматизации</w:t>
      </w:r>
    </w:p>
    <w:p w14:paraId="0B546219" w14:textId="77777777" w:rsidR="000C10B8" w:rsidRDefault="000C10B8" w:rsidP="000C10B8">
      <w:r>
        <w:t>-------</w:t>
      </w:r>
    </w:p>
    <w:p w14:paraId="3F441F84" w14:textId="37117387" w:rsidR="000C10B8" w:rsidRDefault="000C10B8" w:rsidP="000C10B8">
      <w:r>
        <w:t>Правильный ответ:</w:t>
      </w:r>
      <w:r w:rsidRPr="000C10B8">
        <w:t xml:space="preserve"> совокупность действий, направленных на снижение безопасности, существующей и/или возникающей при функционировании управляемого объекта</w:t>
      </w:r>
    </w:p>
    <w:p w14:paraId="13FD0B37" w14:textId="3389E16E" w:rsidR="00C02382" w:rsidRDefault="00C02382" w:rsidP="001D48D6"/>
    <w:p w14:paraId="5B91063A" w14:textId="0FF3E15D" w:rsidR="000C10B8" w:rsidRPr="00576721" w:rsidRDefault="000C10B8" w:rsidP="000C10B8">
      <w:r>
        <w:t>Номер: 12.</w:t>
      </w:r>
      <w:r w:rsidRPr="007678A2">
        <w:t>4</w:t>
      </w:r>
      <w:r>
        <w:t>.</w:t>
      </w:r>
      <w:r w:rsidR="00221B82" w:rsidRPr="0078245D">
        <w:t>2</w:t>
      </w:r>
      <w:r>
        <w:t>.1.1024.1.0(1)</w:t>
      </w:r>
    </w:p>
    <w:p w14:paraId="65A8D574" w14:textId="264055A6" w:rsidR="000C10B8" w:rsidRPr="00391C81" w:rsidRDefault="000C10B8" w:rsidP="000C10B8">
      <w:r>
        <w:t>Задание</w:t>
      </w:r>
      <w:r w:rsidRPr="00391C81">
        <w:t>:</w:t>
      </w:r>
      <w:r>
        <w:t xml:space="preserve"> Уровень полноты безопасности:</w:t>
      </w:r>
      <w:r w:rsidRPr="00391C81">
        <w:cr/>
      </w:r>
      <w:r>
        <w:t>Ответы</w:t>
      </w:r>
      <w:r w:rsidRPr="00391C81">
        <w:t>:</w:t>
      </w:r>
    </w:p>
    <w:p w14:paraId="1911C30C" w14:textId="7BBE60EA" w:rsidR="000C10B8" w:rsidRDefault="000C10B8" w:rsidP="000C10B8">
      <w:pPr>
        <w:pStyle w:val="a4"/>
        <w:numPr>
          <w:ilvl w:val="0"/>
          <w:numId w:val="1"/>
        </w:numPr>
      </w:pPr>
      <w:bookmarkStart w:id="217" w:name="_Hlk120094851"/>
      <w:r>
        <w:t>это дискретный уровень, принимающий одно из четырех возможных значений и определяющий требования к полноте безопасности для функций безопасности ПАЗ</w:t>
      </w:r>
    </w:p>
    <w:bookmarkEnd w:id="217"/>
    <w:p w14:paraId="5F8D3D67" w14:textId="481E964A" w:rsidR="000C10B8" w:rsidRDefault="000C10B8" w:rsidP="000C10B8">
      <w:pPr>
        <w:pStyle w:val="a4"/>
        <w:numPr>
          <w:ilvl w:val="0"/>
          <w:numId w:val="1"/>
        </w:numPr>
      </w:pPr>
      <w:r>
        <w:t>это средняя вероятность того, что система ПАЗ успешно выполнит требуемые функции безопасности при всех заданных условиях в течение заданного времени</w:t>
      </w:r>
    </w:p>
    <w:p w14:paraId="48798B82" w14:textId="77777777" w:rsidR="000C10B8" w:rsidRDefault="000C10B8" w:rsidP="000C10B8">
      <w:r>
        <w:t>-------</w:t>
      </w:r>
    </w:p>
    <w:p w14:paraId="4B99F534" w14:textId="429BA50D" w:rsidR="000C10B8" w:rsidRDefault="000C10B8" w:rsidP="001D48D6">
      <w:r>
        <w:t>Правильный ответ:</w:t>
      </w:r>
      <w:r w:rsidRPr="000C10B8">
        <w:t xml:space="preserve"> это дискретный уровень, принимающий одно из четырех возможных значений и определяющий требования к полноте безопасности для функций безопасности ПАЗ</w:t>
      </w:r>
    </w:p>
    <w:p w14:paraId="6817CD4B" w14:textId="28DEDB71" w:rsidR="000C10B8" w:rsidRDefault="000C10B8" w:rsidP="001D48D6"/>
    <w:p w14:paraId="60D5DFFA" w14:textId="5B1E758B" w:rsidR="000C10B8" w:rsidRPr="00576721" w:rsidRDefault="000C10B8" w:rsidP="000C10B8">
      <w:r>
        <w:t>Номер: 12.</w:t>
      </w:r>
      <w:r w:rsidRPr="007678A2">
        <w:t>4</w:t>
      </w:r>
      <w:r>
        <w:t>.</w:t>
      </w:r>
      <w:r w:rsidR="00221B82" w:rsidRPr="00221B82">
        <w:t>2</w:t>
      </w:r>
      <w:r>
        <w:t>.1.102</w:t>
      </w:r>
      <w:r w:rsidR="00566B68">
        <w:t>5</w:t>
      </w:r>
      <w:r>
        <w:t>.1.0(1)</w:t>
      </w:r>
    </w:p>
    <w:p w14:paraId="07FE6B1E" w14:textId="2F1FC9E8" w:rsidR="000C10B8" w:rsidRPr="00391C81" w:rsidRDefault="000C10B8" w:rsidP="000C10B8">
      <w:r>
        <w:t>Задание</w:t>
      </w:r>
      <w:r w:rsidRPr="00391C81">
        <w:t>:</w:t>
      </w:r>
      <w:r>
        <w:t xml:space="preserve"> Полнота безопасности:</w:t>
      </w:r>
      <w:r w:rsidRPr="00391C81">
        <w:cr/>
      </w:r>
      <w:r>
        <w:t>Ответы</w:t>
      </w:r>
      <w:r w:rsidRPr="00391C81">
        <w:t>:</w:t>
      </w:r>
    </w:p>
    <w:p w14:paraId="796DE9CB" w14:textId="7BBE9FAC" w:rsidR="000C10B8" w:rsidRDefault="000C10B8" w:rsidP="000C10B8">
      <w:pPr>
        <w:pStyle w:val="a4"/>
        <w:numPr>
          <w:ilvl w:val="0"/>
          <w:numId w:val="1"/>
        </w:numPr>
      </w:pPr>
      <w:r>
        <w:t>это средняя вероятность того, что система ПАЗ успешно выполнит требуемые функции безопасности при всех заданных условиях в течение заданного времени</w:t>
      </w:r>
    </w:p>
    <w:p w14:paraId="46600396" w14:textId="79B03F00" w:rsidR="000C10B8" w:rsidRDefault="000C10B8" w:rsidP="000C10B8">
      <w:pPr>
        <w:pStyle w:val="a4"/>
        <w:numPr>
          <w:ilvl w:val="0"/>
          <w:numId w:val="1"/>
        </w:numPr>
      </w:pPr>
      <w:r>
        <w:t>это дискретный уровень, принимающий одно из четырех возможных значений и определяющий требования к полноте безопасности для функций безопасности ПАЗ</w:t>
      </w:r>
    </w:p>
    <w:p w14:paraId="1819F55F" w14:textId="77777777" w:rsidR="000C10B8" w:rsidRDefault="000C10B8" w:rsidP="000C10B8">
      <w:r>
        <w:t>-------</w:t>
      </w:r>
    </w:p>
    <w:p w14:paraId="08954071" w14:textId="7862C4A6" w:rsidR="000C10B8" w:rsidRDefault="000C10B8" w:rsidP="001D48D6">
      <w:r>
        <w:lastRenderedPageBreak/>
        <w:t>Правильный ответ:</w:t>
      </w:r>
      <w:r w:rsidRPr="000C10B8">
        <w:t xml:space="preserve"> это средняя вероятность того, что система ПАЗ успешно выполнит требуемые функции безопасности при всех заданных условиях в течение заданного времени</w:t>
      </w:r>
    </w:p>
    <w:p w14:paraId="001F0946" w14:textId="41B3645F" w:rsidR="000C10B8" w:rsidRDefault="000C10B8" w:rsidP="001D48D6"/>
    <w:p w14:paraId="541ADCF1" w14:textId="4C011F0C" w:rsidR="00566B68" w:rsidRPr="00576721" w:rsidRDefault="00566B68" w:rsidP="00566B68">
      <w:r>
        <w:t>Номер: 12.4.</w:t>
      </w:r>
      <w:r w:rsidR="00221B82" w:rsidRPr="0078245D">
        <w:t>1</w:t>
      </w:r>
      <w:r>
        <w:t>.3.1026.3.0(1)</w:t>
      </w:r>
    </w:p>
    <w:p w14:paraId="259AEC29" w14:textId="2CA31A46" w:rsidR="00566B68" w:rsidRDefault="00566B68" w:rsidP="00566B68">
      <w:r>
        <w:t>Задание: Режим _____ интенсивности запросов - интенсивность запросов на выполнение функций безопасности не превышает одного раза в год</w:t>
      </w:r>
    </w:p>
    <w:p w14:paraId="436295DE" w14:textId="77777777" w:rsidR="00566B68" w:rsidRDefault="00566B68" w:rsidP="00566B68">
      <w:r>
        <w:t>Ответы:</w:t>
      </w:r>
    </w:p>
    <w:p w14:paraId="381C4F99" w14:textId="181413D0" w:rsidR="00566B68" w:rsidRDefault="00566B68" w:rsidP="00566B68">
      <w:pPr>
        <w:pStyle w:val="a4"/>
        <w:numPr>
          <w:ilvl w:val="0"/>
          <w:numId w:val="1"/>
        </w:numPr>
      </w:pPr>
      <w:r>
        <w:t>низкой</w:t>
      </w:r>
    </w:p>
    <w:p w14:paraId="31267447" w14:textId="77777777" w:rsidR="00566B68" w:rsidRDefault="00566B68" w:rsidP="00566B68">
      <w:r>
        <w:t>-------</w:t>
      </w:r>
    </w:p>
    <w:p w14:paraId="2B479D83" w14:textId="05145752" w:rsidR="00566B68" w:rsidRPr="004F16DC" w:rsidRDefault="00566B68" w:rsidP="00566B68">
      <w:r w:rsidRPr="00311875">
        <w:t>Для данного задания правильным ответом будет текст «</w:t>
      </w:r>
      <w:r>
        <w:t>низкой</w:t>
      </w:r>
      <w:r w:rsidRPr="00311875">
        <w:t>», введенный в специальное поле</w:t>
      </w:r>
    </w:p>
    <w:p w14:paraId="1A1E7538" w14:textId="481BC8EA" w:rsidR="000C10B8" w:rsidRDefault="000C10B8" w:rsidP="001D48D6"/>
    <w:p w14:paraId="6ECF7743" w14:textId="3E0E585B" w:rsidR="00566B68" w:rsidRPr="00576721" w:rsidRDefault="00566B68" w:rsidP="00566B68">
      <w:r>
        <w:t>Номер: 12.4.</w:t>
      </w:r>
      <w:r w:rsidR="00221B82" w:rsidRPr="0078245D">
        <w:t>1</w:t>
      </w:r>
      <w:r>
        <w:t>.3.1027.3.0(1)</w:t>
      </w:r>
    </w:p>
    <w:p w14:paraId="281F41A6" w14:textId="330B622F" w:rsidR="00566B68" w:rsidRDefault="00566B68" w:rsidP="00566B68">
      <w:r>
        <w:t>Задание: Режим _____ интенсивности запросов - запросы на выполнение функции безопасности происходят непрерывно или чаще одного раза в год</w:t>
      </w:r>
    </w:p>
    <w:p w14:paraId="52263DF8" w14:textId="77777777" w:rsidR="00566B68" w:rsidRDefault="00566B68" w:rsidP="00566B68">
      <w:r>
        <w:t>Ответы:</w:t>
      </w:r>
    </w:p>
    <w:p w14:paraId="20242392" w14:textId="44F62019" w:rsidR="00566B68" w:rsidRDefault="00566B68" w:rsidP="00566B68">
      <w:pPr>
        <w:pStyle w:val="a4"/>
        <w:numPr>
          <w:ilvl w:val="0"/>
          <w:numId w:val="1"/>
        </w:numPr>
      </w:pPr>
      <w:r>
        <w:t>высокой</w:t>
      </w:r>
    </w:p>
    <w:p w14:paraId="25754EAA" w14:textId="77777777" w:rsidR="00566B68" w:rsidRDefault="00566B68" w:rsidP="00566B68">
      <w:r>
        <w:t>-------</w:t>
      </w:r>
    </w:p>
    <w:p w14:paraId="20579332" w14:textId="17062EEC" w:rsidR="00566B68" w:rsidRPr="004F16DC" w:rsidRDefault="00566B68" w:rsidP="00566B68">
      <w:r w:rsidRPr="00311875">
        <w:t>Для данного задания правильным ответом будет текст «</w:t>
      </w:r>
      <w:r>
        <w:t>высокой</w:t>
      </w:r>
      <w:r w:rsidRPr="00311875">
        <w:t>», введенный в специальное поле</w:t>
      </w:r>
    </w:p>
    <w:p w14:paraId="6CF785A8" w14:textId="426FCC76" w:rsidR="00566B68" w:rsidRDefault="00566B68" w:rsidP="001D48D6"/>
    <w:p w14:paraId="64B8A696" w14:textId="5849860E" w:rsidR="00061DC8" w:rsidRPr="00576721" w:rsidRDefault="00061DC8" w:rsidP="00061DC8">
      <w:r>
        <w:t>Номер: 12.4.</w:t>
      </w:r>
      <w:r w:rsidR="00221B82" w:rsidRPr="0078245D">
        <w:t>1</w:t>
      </w:r>
      <w:r>
        <w:t>.1.1028.1.0(1)</w:t>
      </w:r>
    </w:p>
    <w:p w14:paraId="1ADBC6F9" w14:textId="65E7C206" w:rsidR="00061DC8" w:rsidRDefault="00061DC8" w:rsidP="00061DC8">
      <w:r>
        <w:t xml:space="preserve">Задание: </w:t>
      </w:r>
      <w:r w:rsidRPr="00061DC8">
        <w:t>Доля безопасных отказов (SFF)</w:t>
      </w:r>
    </w:p>
    <w:p w14:paraId="7C6D094F" w14:textId="77777777" w:rsidR="00061DC8" w:rsidRDefault="00061DC8" w:rsidP="00061DC8">
      <w:r>
        <w:t>Ответы:</w:t>
      </w:r>
    </w:p>
    <w:p w14:paraId="7E0B0725" w14:textId="158F04AC" w:rsidR="00061DC8" w:rsidRDefault="00061DC8" w:rsidP="00061DC8">
      <w:pPr>
        <w:pStyle w:val="a4"/>
        <w:numPr>
          <w:ilvl w:val="0"/>
          <w:numId w:val="1"/>
        </w:numPr>
      </w:pPr>
      <w:r>
        <w:t>показывает процент неопасных отказов из общего количества отказов</w:t>
      </w:r>
    </w:p>
    <w:p w14:paraId="2AB2F47B" w14:textId="2DEE40AD" w:rsidR="00061DC8" w:rsidRDefault="00061DC8" w:rsidP="00061DC8">
      <w:pPr>
        <w:pStyle w:val="a4"/>
        <w:numPr>
          <w:ilvl w:val="0"/>
          <w:numId w:val="1"/>
        </w:numPr>
      </w:pPr>
      <w:r>
        <w:t>показывает способность аппаратного блока обеспечивать выполнение функции безопасности в случае сбоя или ошибки</w:t>
      </w:r>
    </w:p>
    <w:p w14:paraId="2833F30F" w14:textId="2AF53942" w:rsidR="00061DC8" w:rsidRDefault="00061DC8" w:rsidP="00061DC8">
      <w:pPr>
        <w:pStyle w:val="a4"/>
        <w:numPr>
          <w:ilvl w:val="0"/>
          <w:numId w:val="1"/>
        </w:numPr>
      </w:pPr>
      <w:r>
        <w:t>показывает теоретическое время работы системы между двумя последовательными сбоями</w:t>
      </w:r>
    </w:p>
    <w:p w14:paraId="081E0291" w14:textId="77777777" w:rsidR="00061DC8" w:rsidRDefault="00061DC8" w:rsidP="00061DC8">
      <w:r>
        <w:t>-------</w:t>
      </w:r>
    </w:p>
    <w:p w14:paraId="5603A408" w14:textId="24FCC362" w:rsidR="00061DC8" w:rsidRDefault="00061DC8" w:rsidP="001D48D6">
      <w:r>
        <w:t>Правильный ответ: показывает процент неопасных отказов из общего количества отказов</w:t>
      </w:r>
    </w:p>
    <w:p w14:paraId="0FE03AE8" w14:textId="77777777" w:rsidR="00061DC8" w:rsidRDefault="00061DC8" w:rsidP="001D48D6"/>
    <w:p w14:paraId="5481E9CF" w14:textId="3EB90D29" w:rsidR="00061DC8" w:rsidRPr="00576721" w:rsidRDefault="00061DC8" w:rsidP="00061DC8">
      <w:r>
        <w:t>Номер: 12.4.</w:t>
      </w:r>
      <w:r w:rsidR="00221B82" w:rsidRPr="0078245D">
        <w:t>1</w:t>
      </w:r>
      <w:r>
        <w:t>.1.1029.1.0(1)</w:t>
      </w:r>
    </w:p>
    <w:p w14:paraId="16F386E3" w14:textId="28D1EF20" w:rsidR="00061DC8" w:rsidRDefault="00061DC8" w:rsidP="00061DC8">
      <w:r>
        <w:t>Задание: Отказоустойчивость оборудования</w:t>
      </w:r>
      <w:r w:rsidRPr="00061DC8">
        <w:t xml:space="preserve"> (</w:t>
      </w:r>
      <w:r>
        <w:rPr>
          <w:lang w:val="en-US"/>
        </w:rPr>
        <w:t>HFT</w:t>
      </w:r>
      <w:r w:rsidRPr="00061DC8">
        <w:t>)</w:t>
      </w:r>
    </w:p>
    <w:p w14:paraId="178A8065" w14:textId="77777777" w:rsidR="00061DC8" w:rsidRDefault="00061DC8" w:rsidP="00061DC8">
      <w:r>
        <w:t>Ответы:</w:t>
      </w:r>
    </w:p>
    <w:p w14:paraId="490BFC96" w14:textId="77777777" w:rsidR="00061DC8" w:rsidRDefault="00061DC8" w:rsidP="00061DC8">
      <w:pPr>
        <w:pStyle w:val="a4"/>
        <w:numPr>
          <w:ilvl w:val="0"/>
          <w:numId w:val="1"/>
        </w:numPr>
      </w:pPr>
      <w:r>
        <w:t>показывает способность аппаратного блока обеспечивать выполнение функции безопасности в случае сбоя или ошибки</w:t>
      </w:r>
    </w:p>
    <w:p w14:paraId="24E6E5D6" w14:textId="16E99631" w:rsidR="00061DC8" w:rsidRDefault="00061DC8" w:rsidP="00061DC8">
      <w:pPr>
        <w:pStyle w:val="a4"/>
        <w:numPr>
          <w:ilvl w:val="0"/>
          <w:numId w:val="1"/>
        </w:numPr>
      </w:pPr>
      <w:r>
        <w:t>показывает теоретическое время работы системы между двумя последовательными сбоями</w:t>
      </w:r>
    </w:p>
    <w:p w14:paraId="376C5292" w14:textId="340E5530" w:rsidR="00061DC8" w:rsidRDefault="00061DC8" w:rsidP="00061DC8">
      <w:pPr>
        <w:pStyle w:val="a4"/>
        <w:numPr>
          <w:ilvl w:val="0"/>
          <w:numId w:val="1"/>
        </w:numPr>
      </w:pPr>
      <w:r>
        <w:t>показывает процент неопасных отказов из общего количества отказов</w:t>
      </w:r>
    </w:p>
    <w:p w14:paraId="79BE78B4" w14:textId="77777777" w:rsidR="00061DC8" w:rsidRDefault="00061DC8" w:rsidP="00061DC8">
      <w:r>
        <w:t>-------</w:t>
      </w:r>
    </w:p>
    <w:p w14:paraId="1B299318" w14:textId="7700975A" w:rsidR="00061DC8" w:rsidRDefault="00061DC8" w:rsidP="00061DC8">
      <w:r>
        <w:t xml:space="preserve">Правильный ответ: </w:t>
      </w:r>
      <w:r w:rsidRPr="00061DC8">
        <w:t>показывает способность аппаратного блока обеспечивать выполнение функции безопасности в случае сбоя или ошибки</w:t>
      </w:r>
    </w:p>
    <w:p w14:paraId="2DDEB992" w14:textId="6CBB3D39" w:rsidR="00061DC8" w:rsidRDefault="00061DC8" w:rsidP="001D48D6"/>
    <w:p w14:paraId="1D4A9643" w14:textId="5522E7E6" w:rsidR="00061DC8" w:rsidRPr="00576721" w:rsidRDefault="00061DC8" w:rsidP="00061DC8">
      <w:r>
        <w:t>Номер: 12.4.</w:t>
      </w:r>
      <w:r w:rsidR="00221B82" w:rsidRPr="0078245D">
        <w:t>1</w:t>
      </w:r>
      <w:r>
        <w:t>.1.10</w:t>
      </w:r>
      <w:r w:rsidRPr="00061DC8">
        <w:t>30</w:t>
      </w:r>
      <w:r>
        <w:t>.1.0(1)</w:t>
      </w:r>
    </w:p>
    <w:p w14:paraId="51734A33" w14:textId="634011CB" w:rsidR="00061DC8" w:rsidRDefault="00061DC8" w:rsidP="00061DC8">
      <w:r>
        <w:t xml:space="preserve">Задание: </w:t>
      </w:r>
      <w:r w:rsidRPr="00061DC8">
        <w:t>Средний период работы между отказами (</w:t>
      </w:r>
      <w:r>
        <w:rPr>
          <w:lang w:val="en-US"/>
        </w:rPr>
        <w:t>MTBF</w:t>
      </w:r>
      <w:r w:rsidRPr="00061DC8">
        <w:t>)</w:t>
      </w:r>
    </w:p>
    <w:p w14:paraId="4EF279C4" w14:textId="77777777" w:rsidR="00061DC8" w:rsidRDefault="00061DC8" w:rsidP="00061DC8">
      <w:r>
        <w:t>Ответы:</w:t>
      </w:r>
    </w:p>
    <w:p w14:paraId="00877626" w14:textId="77777777" w:rsidR="00061DC8" w:rsidRDefault="00061DC8" w:rsidP="00061DC8">
      <w:pPr>
        <w:pStyle w:val="a4"/>
        <w:numPr>
          <w:ilvl w:val="0"/>
          <w:numId w:val="1"/>
        </w:numPr>
      </w:pPr>
      <w:r>
        <w:t>показывает теоретическое время работы системы между двумя последовательными сбоями</w:t>
      </w:r>
    </w:p>
    <w:p w14:paraId="2A25A068" w14:textId="3747DD69" w:rsidR="00061DC8" w:rsidRDefault="00061DC8" w:rsidP="00061DC8">
      <w:pPr>
        <w:pStyle w:val="a4"/>
        <w:numPr>
          <w:ilvl w:val="0"/>
          <w:numId w:val="1"/>
        </w:numPr>
      </w:pPr>
      <w:r>
        <w:t>показывает процент неопасных отказов из общего количества отказов</w:t>
      </w:r>
    </w:p>
    <w:p w14:paraId="47363BFB" w14:textId="23B9CE21" w:rsidR="00061DC8" w:rsidRDefault="00061DC8" w:rsidP="00061DC8">
      <w:pPr>
        <w:pStyle w:val="a4"/>
        <w:numPr>
          <w:ilvl w:val="0"/>
          <w:numId w:val="1"/>
        </w:numPr>
      </w:pPr>
      <w:r>
        <w:lastRenderedPageBreak/>
        <w:t>показывает способность аппаратного блока обеспечивать выполнение функции безопасности в случае сбоя или ошибки</w:t>
      </w:r>
    </w:p>
    <w:p w14:paraId="6AB7FF87" w14:textId="77777777" w:rsidR="00061DC8" w:rsidRDefault="00061DC8" w:rsidP="00061DC8">
      <w:r>
        <w:t>-------</w:t>
      </w:r>
    </w:p>
    <w:p w14:paraId="2FD2CD76" w14:textId="429C04F9" w:rsidR="00061DC8" w:rsidRDefault="00061DC8" w:rsidP="00061DC8">
      <w:r>
        <w:t xml:space="preserve">Правильный ответ: </w:t>
      </w:r>
      <w:r w:rsidRPr="00061DC8">
        <w:t>показывает теоретическое время работы системы между двумя последовательными сбоями</w:t>
      </w:r>
    </w:p>
    <w:p w14:paraId="66289257" w14:textId="1BE769BC" w:rsidR="00061DC8" w:rsidRDefault="00061DC8" w:rsidP="001D48D6"/>
    <w:p w14:paraId="25C38A08" w14:textId="01FB8905" w:rsidR="003925D2" w:rsidRPr="00576721" w:rsidRDefault="003925D2" w:rsidP="003925D2">
      <w:r>
        <w:t>Номер: 12.5.</w:t>
      </w:r>
      <w:r w:rsidR="00CA3A06">
        <w:t>2</w:t>
      </w:r>
      <w:r>
        <w:t>.3.1001.3.0(1)</w:t>
      </w:r>
    </w:p>
    <w:p w14:paraId="59930CE0" w14:textId="25129E1F" w:rsidR="003925D2" w:rsidRDefault="003925D2" w:rsidP="003925D2">
      <w:r>
        <w:t>Задание</w:t>
      </w:r>
      <w:proofErr w:type="gramStart"/>
      <w:r>
        <w:t>: К</w:t>
      </w:r>
      <w:proofErr w:type="gramEnd"/>
      <w:r>
        <w:t xml:space="preserve"> _____ промышленным (производственным) объектам относятся предприятия или их цехи, участки, площадки, а также иные производственные объекты, на которых получаются, используются, перерабатываются, образуются</w:t>
      </w:r>
      <w:ins w:id="218" w:author="Баембитов Альберт Талгатович, тел. 86(717)3749" w:date="2022-11-23T15:19:00Z">
        <w:r w:rsidR="00960539">
          <w:t>,</w:t>
        </w:r>
      </w:ins>
      <w:r>
        <w:t xml:space="preserve"> хранятся, транспортируются или уничтожаются различные вещества.</w:t>
      </w:r>
    </w:p>
    <w:p w14:paraId="7961E183" w14:textId="77777777" w:rsidR="003925D2" w:rsidRDefault="003925D2" w:rsidP="003925D2">
      <w:r>
        <w:t>Ответы:</w:t>
      </w:r>
    </w:p>
    <w:p w14:paraId="3B154D42" w14:textId="5B090FEE" w:rsidR="003925D2" w:rsidRDefault="003925D2" w:rsidP="003925D2">
      <w:pPr>
        <w:pStyle w:val="a4"/>
        <w:numPr>
          <w:ilvl w:val="0"/>
          <w:numId w:val="1"/>
        </w:numPr>
      </w:pPr>
      <w:r>
        <w:t>опасным</w:t>
      </w:r>
    </w:p>
    <w:p w14:paraId="3B41C1C1" w14:textId="77777777" w:rsidR="003925D2" w:rsidRDefault="003925D2" w:rsidP="003925D2">
      <w:r>
        <w:t>-------</w:t>
      </w:r>
    </w:p>
    <w:p w14:paraId="64B2EEB7" w14:textId="0AA93258" w:rsidR="003925D2" w:rsidRPr="004F16DC" w:rsidRDefault="003925D2" w:rsidP="003925D2">
      <w:r w:rsidRPr="00311875">
        <w:t>Для данного задания правильным ответом будет текст «</w:t>
      </w:r>
      <w:r>
        <w:t>опасным</w:t>
      </w:r>
      <w:r w:rsidRPr="00311875">
        <w:t>», введенный в специальное поле</w:t>
      </w:r>
    </w:p>
    <w:p w14:paraId="17D01BB4" w14:textId="38851A5C" w:rsidR="003925D2" w:rsidRDefault="003925D2" w:rsidP="001D48D6"/>
    <w:p w14:paraId="6B84025B" w14:textId="661DF906" w:rsidR="00CD35DE" w:rsidRPr="00576721" w:rsidRDefault="00CD35DE" w:rsidP="00CD35DE">
      <w:r>
        <w:t>Номер: 12.5.</w:t>
      </w:r>
      <w:r w:rsidR="00CA3A06">
        <w:t>2</w:t>
      </w:r>
      <w:r>
        <w:t>.3.1002.3.0(1)</w:t>
      </w:r>
    </w:p>
    <w:p w14:paraId="425B5ACA" w14:textId="0B02D5F9" w:rsidR="00CD35DE" w:rsidRDefault="00CD35DE" w:rsidP="00CD35DE">
      <w:r>
        <w:t>Задание: На опасных производственных объектах _____ применение технических средств, не имеющих разрешения Ростехнадзора на применение</w:t>
      </w:r>
    </w:p>
    <w:p w14:paraId="45B6C96E" w14:textId="77777777" w:rsidR="00CD35DE" w:rsidRDefault="00CD35DE" w:rsidP="00CD35DE">
      <w:r>
        <w:t>Ответы:</w:t>
      </w:r>
    </w:p>
    <w:p w14:paraId="105A56D5" w14:textId="23F16B00" w:rsidR="00CD35DE" w:rsidRDefault="00CD35DE" w:rsidP="00CD35DE">
      <w:pPr>
        <w:pStyle w:val="a4"/>
        <w:numPr>
          <w:ilvl w:val="0"/>
          <w:numId w:val="1"/>
        </w:numPr>
      </w:pPr>
      <w:r>
        <w:t>запрещено</w:t>
      </w:r>
    </w:p>
    <w:p w14:paraId="74C1E2FF" w14:textId="77777777" w:rsidR="00CD35DE" w:rsidRDefault="00CD35DE" w:rsidP="00CD35DE">
      <w:r>
        <w:t>-------</w:t>
      </w:r>
    </w:p>
    <w:p w14:paraId="4D2E44A0" w14:textId="41D260E5" w:rsidR="00CD35DE" w:rsidRPr="004F16DC" w:rsidRDefault="00CD35DE" w:rsidP="00CD35DE">
      <w:r w:rsidRPr="00311875">
        <w:t>Для данного задания правильным ответом будет текст «</w:t>
      </w:r>
      <w:r>
        <w:t>запрещено</w:t>
      </w:r>
      <w:r w:rsidRPr="00311875">
        <w:t>», введенный в специальное поле</w:t>
      </w:r>
    </w:p>
    <w:p w14:paraId="655110D7" w14:textId="74151DB6" w:rsidR="00CD35DE" w:rsidRDefault="00CD35DE" w:rsidP="001D48D6"/>
    <w:p w14:paraId="4CE55EF5" w14:textId="64D49A17" w:rsidR="00CD35DE" w:rsidRPr="00576721" w:rsidDel="00D82F63" w:rsidRDefault="00CD35DE" w:rsidP="00CD35DE">
      <w:pPr>
        <w:rPr>
          <w:del w:id="219" w:author="Фанур А Баязитов" w:date="2022-11-24T11:22:00Z"/>
        </w:rPr>
      </w:pPr>
      <w:del w:id="220" w:author="Фанур А Баязитов" w:date="2022-11-24T11:22:00Z">
        <w:r w:rsidDel="00D82F63">
          <w:delText>Номер: 12.5.</w:delText>
        </w:r>
        <w:r w:rsidR="00CA3A06" w:rsidDel="00D82F63">
          <w:delText>2</w:delText>
        </w:r>
        <w:r w:rsidDel="00D82F63">
          <w:delText>.3.100</w:delText>
        </w:r>
        <w:r w:rsidR="00571AB8" w:rsidDel="00D82F63">
          <w:delText>3</w:delText>
        </w:r>
        <w:r w:rsidDel="00D82F63">
          <w:delText>.3.0(1)</w:delText>
        </w:r>
      </w:del>
    </w:p>
    <w:p w14:paraId="1678C143" w14:textId="69560E67" w:rsidR="00CD35DE" w:rsidDel="00D82F63" w:rsidRDefault="00CD35DE" w:rsidP="00CD35DE">
      <w:pPr>
        <w:rPr>
          <w:del w:id="221" w:author="Фанур А Баязитов" w:date="2022-11-24T11:22:00Z"/>
        </w:rPr>
      </w:pPr>
      <w:del w:id="222" w:author="Фанур А Баязитов" w:date="2022-11-24T11:22:00Z">
        <w:r w:rsidDel="00D82F63">
          <w:delText>Задание: На опасных производственных объектах _____ применение технических средств, не имеющих разрешения Ростехнадзора на применение</w:delText>
        </w:r>
      </w:del>
    </w:p>
    <w:p w14:paraId="319ADC2A" w14:textId="5ACBC297" w:rsidR="00CD35DE" w:rsidDel="00D82F63" w:rsidRDefault="00CD35DE" w:rsidP="00CD35DE">
      <w:pPr>
        <w:rPr>
          <w:del w:id="223" w:author="Фанур А Баязитов" w:date="2022-11-24T11:22:00Z"/>
        </w:rPr>
      </w:pPr>
      <w:del w:id="224" w:author="Фанур А Баязитов" w:date="2022-11-24T11:22:00Z">
        <w:r w:rsidDel="00D82F63">
          <w:delText>Ответы:</w:delText>
        </w:r>
      </w:del>
    </w:p>
    <w:p w14:paraId="1CFD1346" w14:textId="31DA9CA6" w:rsidR="00CD35DE" w:rsidDel="00D82F63" w:rsidRDefault="00CD35DE" w:rsidP="00CD35DE">
      <w:pPr>
        <w:pStyle w:val="a4"/>
        <w:numPr>
          <w:ilvl w:val="0"/>
          <w:numId w:val="1"/>
        </w:numPr>
        <w:rPr>
          <w:del w:id="225" w:author="Фанур А Баязитов" w:date="2022-11-24T11:22:00Z"/>
        </w:rPr>
      </w:pPr>
      <w:del w:id="226" w:author="Фанур А Баязитов" w:date="2022-11-24T11:22:00Z">
        <w:r w:rsidDel="00D82F63">
          <w:delText>запрещено</w:delText>
        </w:r>
      </w:del>
    </w:p>
    <w:p w14:paraId="33D91A01" w14:textId="7AF4DBFF" w:rsidR="00CD35DE" w:rsidDel="00D82F63" w:rsidRDefault="00CD35DE" w:rsidP="00CD35DE">
      <w:pPr>
        <w:rPr>
          <w:del w:id="227" w:author="Фанур А Баязитов" w:date="2022-11-24T11:22:00Z"/>
        </w:rPr>
      </w:pPr>
      <w:del w:id="228" w:author="Фанур А Баязитов" w:date="2022-11-24T11:22:00Z">
        <w:r w:rsidDel="00D82F63">
          <w:delText>-------</w:delText>
        </w:r>
      </w:del>
    </w:p>
    <w:p w14:paraId="2AC76D55" w14:textId="2E835084" w:rsidR="00CD35DE" w:rsidRPr="004F16DC" w:rsidDel="00D82F63" w:rsidRDefault="00CD35DE" w:rsidP="00CD35DE">
      <w:pPr>
        <w:rPr>
          <w:del w:id="229" w:author="Фанур А Баязитов" w:date="2022-11-24T11:22:00Z"/>
        </w:rPr>
      </w:pPr>
      <w:del w:id="230" w:author="Фанур А Баязитов" w:date="2022-11-24T11:22:00Z">
        <w:r w:rsidRPr="00311875" w:rsidDel="00D82F63">
          <w:delText>Для данного задания правильным ответом будет текст «</w:delText>
        </w:r>
        <w:r w:rsidDel="00D82F63">
          <w:delText>запрещено</w:delText>
        </w:r>
        <w:r w:rsidRPr="00311875" w:rsidDel="00D82F63">
          <w:delText>», введенный в специальное поле</w:delText>
        </w:r>
      </w:del>
    </w:p>
    <w:p w14:paraId="6921B338" w14:textId="78DCD822" w:rsidR="00CD35DE" w:rsidRDefault="00CD35DE" w:rsidP="001D48D6">
      <w:pPr>
        <w:rPr>
          <w:ins w:id="231" w:author="Фанур А Баязитов" w:date="2022-11-24T11:22:00Z"/>
        </w:rPr>
      </w:pPr>
    </w:p>
    <w:p w14:paraId="535899B4" w14:textId="2425CFFE" w:rsidR="00D82F63" w:rsidRPr="00576721" w:rsidRDefault="00D82F63" w:rsidP="00D82F63">
      <w:pPr>
        <w:rPr>
          <w:ins w:id="232" w:author="Фанур А Баязитов" w:date="2022-11-24T11:22:00Z"/>
        </w:rPr>
      </w:pPr>
      <w:commentRangeStart w:id="233"/>
      <w:commentRangeStart w:id="234"/>
      <w:ins w:id="235" w:author="Фанур А Баязитов" w:date="2022-11-24T11:22:00Z">
        <w:r>
          <w:t>Номер: 12.5.</w:t>
        </w:r>
      </w:ins>
      <w:ins w:id="236" w:author="Фанур А Баязитов" w:date="2022-11-24T11:25:00Z">
        <w:r>
          <w:t>2</w:t>
        </w:r>
      </w:ins>
      <w:ins w:id="237" w:author="Фанур А Баязитов" w:date="2022-11-24T11:22:00Z">
        <w:r>
          <w:t>.1.100</w:t>
        </w:r>
      </w:ins>
      <w:ins w:id="238" w:author="Фанур А Баязитов" w:date="2022-11-24T11:24:00Z">
        <w:r>
          <w:t>3</w:t>
        </w:r>
      </w:ins>
      <w:ins w:id="239" w:author="Фанур А Баязитов" w:date="2022-11-24T11:22:00Z">
        <w:r>
          <w:t>.1.0(1)</w:t>
        </w:r>
      </w:ins>
    </w:p>
    <w:p w14:paraId="090D62B0" w14:textId="1E229B6D" w:rsidR="00D82F63" w:rsidRDefault="00D82F63" w:rsidP="00D82F63">
      <w:pPr>
        <w:rPr>
          <w:ins w:id="240" w:author="Фанур А Баязитов" w:date="2022-11-24T11:22:00Z"/>
        </w:rPr>
      </w:pPr>
      <w:ins w:id="241" w:author="Фанур А Баязитов" w:date="2022-11-24T11:22:00Z">
        <w:r>
          <w:t>Задание</w:t>
        </w:r>
        <w:proofErr w:type="gramStart"/>
        <w:r>
          <w:t>: Что</w:t>
        </w:r>
        <w:proofErr w:type="gramEnd"/>
        <w:r>
          <w:t xml:space="preserve"> </w:t>
        </w:r>
      </w:ins>
      <w:ins w:id="242" w:author="Фанур А Баязитов" w:date="2022-11-24T12:57:00Z">
        <w:r w:rsidR="008D5234">
          <w:t>не является</w:t>
        </w:r>
      </w:ins>
      <w:ins w:id="243" w:author="Фанур А Баязитов" w:date="2022-11-24T11:22:00Z">
        <w:r>
          <w:t xml:space="preserve"> программируемы</w:t>
        </w:r>
      </w:ins>
      <w:ins w:id="244" w:author="Фанур А Баязитов" w:date="2022-11-24T12:57:00Z">
        <w:r w:rsidR="008D5234">
          <w:t>м</w:t>
        </w:r>
      </w:ins>
      <w:ins w:id="245" w:author="Фанур А Баязитов" w:date="2022-11-24T11:22:00Z">
        <w:r>
          <w:t xml:space="preserve"> логически</w:t>
        </w:r>
      </w:ins>
      <w:ins w:id="246" w:author="Фанур А Баязитов" w:date="2022-11-24T12:57:00Z">
        <w:r w:rsidR="008D5234">
          <w:t>м</w:t>
        </w:r>
      </w:ins>
      <w:ins w:id="247" w:author="Фанур А Баязитов" w:date="2022-11-24T11:22:00Z">
        <w:r>
          <w:t xml:space="preserve"> контроллер</w:t>
        </w:r>
      </w:ins>
      <w:ins w:id="248" w:author="Фанур А Баязитов" w:date="2022-11-24T12:57:00Z">
        <w:r w:rsidR="008D5234">
          <w:t>ом</w:t>
        </w:r>
      </w:ins>
      <w:ins w:id="249" w:author="Фанур А Баязитов" w:date="2022-11-24T11:22:00Z">
        <w:r>
          <w:t>?</w:t>
        </w:r>
      </w:ins>
    </w:p>
    <w:p w14:paraId="618FBAAC" w14:textId="77777777" w:rsidR="00D82F63" w:rsidRDefault="00D82F63" w:rsidP="00D82F63">
      <w:pPr>
        <w:rPr>
          <w:ins w:id="250" w:author="Фанур А Баязитов" w:date="2022-11-24T11:22:00Z"/>
        </w:rPr>
      </w:pPr>
      <w:ins w:id="251" w:author="Фанур А Баязитов" w:date="2022-11-24T11:22:00Z">
        <w:r>
          <w:t>Ответы:</w:t>
        </w:r>
      </w:ins>
    </w:p>
    <w:p w14:paraId="33CDBDAF" w14:textId="21BF6589" w:rsidR="008D5234" w:rsidRDefault="008D5234" w:rsidP="008D5234">
      <w:pPr>
        <w:pStyle w:val="a4"/>
        <w:numPr>
          <w:ilvl w:val="0"/>
          <w:numId w:val="1"/>
        </w:numPr>
        <w:rPr>
          <w:ins w:id="252" w:author="Фанур А Баязитов" w:date="2022-11-24T12:57:00Z"/>
        </w:rPr>
      </w:pPr>
      <w:ins w:id="253" w:author="Фанур А Баязитов" w:date="2022-11-24T12:57:00Z">
        <w:r>
          <w:t>Техническая установка, оборудование или технологическая цепь установок, физико-химические процессы, которыми управляют с помощью специальных технических средств</w:t>
        </w:r>
      </w:ins>
    </w:p>
    <w:p w14:paraId="46A6F46A" w14:textId="59843A6D" w:rsidR="008D5234" w:rsidRDefault="008D5234" w:rsidP="008D5234">
      <w:pPr>
        <w:pStyle w:val="a4"/>
        <w:numPr>
          <w:ilvl w:val="0"/>
          <w:numId w:val="1"/>
        </w:numPr>
        <w:rPr>
          <w:ins w:id="254" w:author="Фанур А Баязитов" w:date="2022-11-24T12:57:00Z"/>
        </w:rPr>
      </w:pPr>
      <w:ins w:id="255" w:author="Фанур А Баязитов" w:date="2022-11-24T12:57:00Z">
        <w:r w:rsidRPr="00D82F63">
          <w:t>Унифицированная цифровая управляющая электронная система, специально разработанная для использования в производственных условиях</w:t>
        </w:r>
        <w:commentRangeStart w:id="256"/>
        <w:commentRangeEnd w:id="256"/>
        <w:r>
          <w:rPr>
            <w:rStyle w:val="a7"/>
          </w:rPr>
          <w:commentReference w:id="256"/>
        </w:r>
      </w:ins>
    </w:p>
    <w:p w14:paraId="2B97E290" w14:textId="77777777" w:rsidR="00D82F63" w:rsidRDefault="00D82F63" w:rsidP="00D82F63">
      <w:pPr>
        <w:rPr>
          <w:ins w:id="257" w:author="Фанур А Баязитов" w:date="2022-11-24T11:22:00Z"/>
        </w:rPr>
      </w:pPr>
      <w:ins w:id="258" w:author="Фанур А Баязитов" w:date="2022-11-24T11:22:00Z">
        <w:r>
          <w:t>-------</w:t>
        </w:r>
      </w:ins>
    </w:p>
    <w:p w14:paraId="4B5C914E" w14:textId="5BF3F94E" w:rsidR="00D82F63" w:rsidRDefault="00D82F63" w:rsidP="001D48D6">
      <w:pPr>
        <w:rPr>
          <w:ins w:id="259" w:author="Фанур А Баязитов" w:date="2022-11-24T11:22:00Z"/>
        </w:rPr>
      </w:pPr>
      <w:ins w:id="260" w:author="Фанур А Баязитов" w:date="2022-11-24T11:22:00Z">
        <w:r>
          <w:t>Правильный ответ:</w:t>
        </w:r>
      </w:ins>
      <w:commentRangeEnd w:id="233"/>
      <w:commentRangeEnd w:id="234"/>
      <w:ins w:id="261" w:author="Фанур А Баязитов" w:date="2022-11-24T12:58:00Z">
        <w:r w:rsidR="008D5234">
          <w:t xml:space="preserve"> </w:t>
        </w:r>
        <w:r w:rsidR="008D5234" w:rsidRPr="008D5234">
          <w:t>Техническая установка, оборудование или технологическая цепь установок, физико-химические процессы, которыми управляют с помощью специальных технических средств</w:t>
        </w:r>
      </w:ins>
      <w:del w:id="262" w:author="Фанур А Баязитов" w:date="2022-11-24T12:58:00Z">
        <w:r w:rsidR="00553FD7" w:rsidDel="008D5234">
          <w:rPr>
            <w:rStyle w:val="a7"/>
          </w:rPr>
          <w:commentReference w:id="233"/>
        </w:r>
      </w:del>
      <w:r w:rsidR="008D5234">
        <w:rPr>
          <w:rStyle w:val="a7"/>
        </w:rPr>
        <w:commentReference w:id="234"/>
      </w:r>
    </w:p>
    <w:p w14:paraId="254A28FA" w14:textId="77777777" w:rsidR="00D82F63" w:rsidRDefault="00D82F63" w:rsidP="001D48D6"/>
    <w:p w14:paraId="13DD1B31" w14:textId="3049E03B" w:rsidR="00CD35DE" w:rsidRPr="00576721" w:rsidDel="000930C6" w:rsidRDefault="00CD35DE" w:rsidP="00CD35DE">
      <w:pPr>
        <w:rPr>
          <w:del w:id="263" w:author="Фанур А Баязитов" w:date="2022-11-24T11:26:00Z"/>
        </w:rPr>
      </w:pPr>
      <w:del w:id="264" w:author="Фанур А Баязитов" w:date="2022-11-24T11:26:00Z">
        <w:r w:rsidDel="000930C6">
          <w:delText>Номер: 12.</w:delText>
        </w:r>
        <w:r w:rsidR="00571AB8" w:rsidDel="000930C6">
          <w:delText>5</w:delText>
        </w:r>
        <w:r w:rsidDel="000930C6">
          <w:delText>.</w:delText>
        </w:r>
        <w:r w:rsidR="00CA3A06" w:rsidDel="000930C6">
          <w:delText>2</w:delText>
        </w:r>
        <w:r w:rsidDel="000930C6">
          <w:delText>.1.100</w:delText>
        </w:r>
        <w:r w:rsidR="00571AB8" w:rsidDel="000930C6">
          <w:delText>4</w:delText>
        </w:r>
        <w:r w:rsidDel="000930C6">
          <w:delText>.1.0(1)</w:delText>
        </w:r>
      </w:del>
    </w:p>
    <w:p w14:paraId="2468DEED" w14:textId="276B8640" w:rsidR="00CD35DE" w:rsidDel="000930C6" w:rsidRDefault="00CD35DE" w:rsidP="00CD35DE">
      <w:pPr>
        <w:rPr>
          <w:del w:id="265" w:author="Фанур А Баязитов" w:date="2022-11-24T11:26:00Z"/>
        </w:rPr>
      </w:pPr>
      <w:del w:id="266" w:author="Фанур А Баязитов" w:date="2022-11-24T11:26:00Z">
        <w:r w:rsidDel="000930C6">
          <w:delText>Задание: На опасном производственном объекте:</w:delText>
        </w:r>
      </w:del>
    </w:p>
    <w:p w14:paraId="663CDF72" w14:textId="10FF4497" w:rsidR="00CD35DE" w:rsidDel="000930C6" w:rsidRDefault="00CD35DE" w:rsidP="00CD35DE">
      <w:pPr>
        <w:rPr>
          <w:del w:id="267" w:author="Фанур А Баязитов" w:date="2022-11-24T11:26:00Z"/>
        </w:rPr>
      </w:pPr>
      <w:del w:id="268" w:author="Фанур А Баязитов" w:date="2022-11-24T11:26:00Z">
        <w:r w:rsidDel="000930C6">
          <w:delText>Ответы:</w:delText>
        </w:r>
      </w:del>
    </w:p>
    <w:p w14:paraId="7FC1638E" w14:textId="3FB9AE88" w:rsidR="00CD35DE" w:rsidDel="000930C6" w:rsidRDefault="00CD35DE" w:rsidP="00CD35DE">
      <w:pPr>
        <w:pStyle w:val="a4"/>
        <w:numPr>
          <w:ilvl w:val="0"/>
          <w:numId w:val="1"/>
        </w:numPr>
        <w:rPr>
          <w:del w:id="269" w:author="Фанур А Баязитов" w:date="2022-11-24T11:26:00Z"/>
        </w:rPr>
      </w:pPr>
      <w:del w:id="270" w:author="Фанур А Баязитов" w:date="2022-11-24T11:26:00Z">
        <w:r w:rsidDel="000930C6">
          <w:lastRenderedPageBreak/>
          <w:delText>Оборудование должно иметь разрешение Ростехнадзора. Не требуется маркировка взрывозащиты</w:delText>
        </w:r>
      </w:del>
    </w:p>
    <w:p w14:paraId="39153C8B" w14:textId="570D39D5" w:rsidR="00CD35DE" w:rsidDel="000930C6" w:rsidRDefault="00CD35DE" w:rsidP="00CD35DE">
      <w:pPr>
        <w:pStyle w:val="a4"/>
        <w:numPr>
          <w:ilvl w:val="0"/>
          <w:numId w:val="1"/>
        </w:numPr>
        <w:rPr>
          <w:del w:id="271" w:author="Фанур А Баязитов" w:date="2022-11-24T11:26:00Z"/>
        </w:rPr>
      </w:pPr>
      <w:del w:id="272" w:author="Фанур А Баязитов" w:date="2022-11-24T11:26:00Z">
        <w:r w:rsidDel="000930C6">
          <w:delText>Оборудование должно иметь разрешение Ростехнадзора. Требуется маркировка взрывозащиты</w:delText>
        </w:r>
      </w:del>
    </w:p>
    <w:p w14:paraId="7EC06101" w14:textId="42B74BE5" w:rsidR="00CD35DE" w:rsidDel="000930C6" w:rsidRDefault="00CD35DE" w:rsidP="00CD35DE">
      <w:pPr>
        <w:rPr>
          <w:del w:id="273" w:author="Фанур А Баязитов" w:date="2022-11-24T11:26:00Z"/>
        </w:rPr>
      </w:pPr>
      <w:del w:id="274" w:author="Фанур А Баязитов" w:date="2022-11-24T11:26:00Z">
        <w:r w:rsidDel="000930C6">
          <w:delText>-------</w:delText>
        </w:r>
      </w:del>
    </w:p>
    <w:p w14:paraId="355672A1" w14:textId="0A5263A9" w:rsidR="00CD35DE" w:rsidDel="000930C6" w:rsidRDefault="00CD35DE" w:rsidP="00CD35DE">
      <w:pPr>
        <w:rPr>
          <w:del w:id="275" w:author="Фанур А Баязитов" w:date="2022-11-24T11:26:00Z"/>
        </w:rPr>
      </w:pPr>
      <w:del w:id="276" w:author="Фанур А Баязитов" w:date="2022-11-24T11:26:00Z">
        <w:r w:rsidDel="000930C6">
          <w:delText xml:space="preserve">Правильный ответ: </w:delText>
        </w:r>
        <w:r w:rsidRPr="00CD35DE" w:rsidDel="000930C6">
          <w:delText>Оборудование должно иметь разрешение Ростехнадзора. Не требуется маркировка взрывозащиты</w:delText>
        </w:r>
      </w:del>
    </w:p>
    <w:p w14:paraId="7D121BBF" w14:textId="6E3F4AC8" w:rsidR="00CD35DE" w:rsidRDefault="00CD35DE" w:rsidP="00CD35DE">
      <w:pPr>
        <w:rPr>
          <w:ins w:id="277" w:author="Фанур А Баязитов" w:date="2022-11-24T11:26:00Z"/>
        </w:rPr>
      </w:pPr>
    </w:p>
    <w:p w14:paraId="716AC2A9" w14:textId="07A6E505" w:rsidR="000930C6" w:rsidRPr="00576721" w:rsidRDefault="000930C6" w:rsidP="000930C6">
      <w:pPr>
        <w:rPr>
          <w:ins w:id="278" w:author="Фанур А Баязитов" w:date="2022-11-24T11:26:00Z"/>
        </w:rPr>
      </w:pPr>
      <w:ins w:id="279" w:author="Фанур А Баязитов" w:date="2022-11-24T11:26:00Z">
        <w:r>
          <w:t>Номер: 12.5.2.1.1004.1.0(1)</w:t>
        </w:r>
      </w:ins>
    </w:p>
    <w:p w14:paraId="27BAC07C" w14:textId="21E5C343" w:rsidR="000930C6" w:rsidRDefault="000930C6" w:rsidP="000930C6">
      <w:pPr>
        <w:rPr>
          <w:ins w:id="280" w:author="Фанур А Баязитов" w:date="2022-11-24T11:26:00Z"/>
        </w:rPr>
      </w:pPr>
      <w:ins w:id="281" w:author="Фанур А Баязитов" w:date="2022-11-24T11:26:00Z">
        <w:r>
          <w:t>Задание: К графическим языкам не относится:</w:t>
        </w:r>
      </w:ins>
    </w:p>
    <w:p w14:paraId="42772EE3" w14:textId="77777777" w:rsidR="000930C6" w:rsidRDefault="000930C6" w:rsidP="000930C6">
      <w:pPr>
        <w:rPr>
          <w:ins w:id="282" w:author="Фанур А Баязитов" w:date="2022-11-24T11:26:00Z"/>
        </w:rPr>
      </w:pPr>
      <w:ins w:id="283" w:author="Фанур А Баязитов" w:date="2022-11-24T11:26:00Z">
        <w:r>
          <w:t>Ответы:</w:t>
        </w:r>
      </w:ins>
    </w:p>
    <w:p w14:paraId="75AF51D4" w14:textId="33A4BAF1" w:rsidR="000930C6" w:rsidRPr="000930C6" w:rsidRDefault="000930C6" w:rsidP="000930C6">
      <w:pPr>
        <w:pStyle w:val="a4"/>
        <w:numPr>
          <w:ilvl w:val="0"/>
          <w:numId w:val="1"/>
        </w:numPr>
        <w:rPr>
          <w:ins w:id="284" w:author="Фанур А Баязитов" w:date="2022-11-24T11:27:00Z"/>
          <w:rPrChange w:id="285" w:author="Фанур А Баязитов" w:date="2022-11-24T11:27:00Z">
            <w:rPr>
              <w:ins w:id="286" w:author="Фанур А Баязитов" w:date="2022-11-24T11:27:00Z"/>
              <w:lang w:val="en-US"/>
            </w:rPr>
          </w:rPrChange>
        </w:rPr>
      </w:pPr>
      <w:ins w:id="287" w:author="Фанур А Баязитов" w:date="2022-11-24T11:27:00Z">
        <w:r>
          <w:rPr>
            <w:lang w:val="en-US"/>
          </w:rPr>
          <w:t>CMYK</w:t>
        </w:r>
      </w:ins>
    </w:p>
    <w:p w14:paraId="714E8C22" w14:textId="785BD2B5" w:rsidR="000930C6" w:rsidRPr="000930C6" w:rsidRDefault="000930C6" w:rsidP="000930C6">
      <w:pPr>
        <w:pStyle w:val="a4"/>
        <w:numPr>
          <w:ilvl w:val="0"/>
          <w:numId w:val="1"/>
        </w:numPr>
        <w:rPr>
          <w:ins w:id="288" w:author="Фанур А Баязитов" w:date="2022-11-24T11:27:00Z"/>
          <w:rPrChange w:id="289" w:author="Фанур А Баязитов" w:date="2022-11-24T11:27:00Z">
            <w:rPr>
              <w:ins w:id="290" w:author="Фанур А Баязитов" w:date="2022-11-24T11:27:00Z"/>
              <w:lang w:val="en-US"/>
            </w:rPr>
          </w:rPrChange>
        </w:rPr>
      </w:pPr>
      <w:ins w:id="291" w:author="Фанур А Баязитов" w:date="2022-11-24T11:27:00Z">
        <w:r>
          <w:rPr>
            <w:lang w:val="en-US"/>
          </w:rPr>
          <w:t>SFC</w:t>
        </w:r>
      </w:ins>
    </w:p>
    <w:p w14:paraId="34A4BD5E" w14:textId="164049D1" w:rsidR="000930C6" w:rsidRPr="000930C6" w:rsidRDefault="000930C6" w:rsidP="000930C6">
      <w:pPr>
        <w:pStyle w:val="a4"/>
        <w:numPr>
          <w:ilvl w:val="0"/>
          <w:numId w:val="1"/>
        </w:numPr>
        <w:rPr>
          <w:ins w:id="292" w:author="Фанур А Баязитов" w:date="2022-11-24T11:27:00Z"/>
          <w:rPrChange w:id="293" w:author="Фанур А Баязитов" w:date="2022-11-24T11:27:00Z">
            <w:rPr>
              <w:ins w:id="294" w:author="Фанур А Баязитов" w:date="2022-11-24T11:27:00Z"/>
              <w:lang w:val="en-US"/>
            </w:rPr>
          </w:rPrChange>
        </w:rPr>
      </w:pPr>
      <w:ins w:id="295" w:author="Фанур А Баязитов" w:date="2022-11-24T11:27:00Z">
        <w:r>
          <w:rPr>
            <w:lang w:val="en-US"/>
          </w:rPr>
          <w:t>FBD</w:t>
        </w:r>
      </w:ins>
    </w:p>
    <w:p w14:paraId="6D62F41A" w14:textId="70E4E06B" w:rsidR="000930C6" w:rsidRDefault="000930C6" w:rsidP="000930C6">
      <w:pPr>
        <w:pStyle w:val="a4"/>
        <w:numPr>
          <w:ilvl w:val="0"/>
          <w:numId w:val="1"/>
        </w:numPr>
        <w:rPr>
          <w:ins w:id="296" w:author="Фанур А Баязитов" w:date="2022-11-24T11:26:00Z"/>
        </w:rPr>
      </w:pPr>
      <w:ins w:id="297" w:author="Фанур А Баязитов" w:date="2022-11-24T11:27:00Z">
        <w:r>
          <w:rPr>
            <w:lang w:val="en-US"/>
          </w:rPr>
          <w:t>LD</w:t>
        </w:r>
      </w:ins>
    </w:p>
    <w:p w14:paraId="083B7E1D" w14:textId="77777777" w:rsidR="000930C6" w:rsidRDefault="000930C6" w:rsidP="000930C6">
      <w:pPr>
        <w:rPr>
          <w:ins w:id="298" w:author="Фанур А Баязитов" w:date="2022-11-24T11:26:00Z"/>
        </w:rPr>
      </w:pPr>
      <w:ins w:id="299" w:author="Фанур А Баязитов" w:date="2022-11-24T11:26:00Z">
        <w:r>
          <w:t>-------</w:t>
        </w:r>
      </w:ins>
    </w:p>
    <w:p w14:paraId="6D61CAF7" w14:textId="625EEB3F" w:rsidR="000930C6" w:rsidRPr="000930C6" w:rsidRDefault="000930C6" w:rsidP="000930C6">
      <w:pPr>
        <w:rPr>
          <w:ins w:id="300" w:author="Фанур А Баязитов" w:date="2022-11-24T11:26:00Z"/>
        </w:rPr>
      </w:pPr>
      <w:ins w:id="301" w:author="Фанур А Баязитов" w:date="2022-11-24T11:26:00Z">
        <w:r>
          <w:t xml:space="preserve">Правильный ответ: </w:t>
        </w:r>
      </w:ins>
      <w:ins w:id="302" w:author="Фанур А Баязитов" w:date="2022-11-24T11:27:00Z">
        <w:r>
          <w:rPr>
            <w:lang w:val="en-US"/>
          </w:rPr>
          <w:t>CMYK</w:t>
        </w:r>
      </w:ins>
    </w:p>
    <w:p w14:paraId="545F0C24" w14:textId="77777777" w:rsidR="000930C6" w:rsidRDefault="000930C6" w:rsidP="00CD35DE">
      <w:pPr>
        <w:rPr>
          <w:ins w:id="303" w:author="Фанур А Баязитов" w:date="2022-11-24T11:26:00Z"/>
        </w:rPr>
      </w:pPr>
    </w:p>
    <w:p w14:paraId="65CD31BA" w14:textId="77777777" w:rsidR="000930C6" w:rsidRDefault="000930C6" w:rsidP="00CD35DE"/>
    <w:p w14:paraId="76B7A67C" w14:textId="42F7A711" w:rsidR="00CD35DE" w:rsidRPr="00576721" w:rsidRDefault="00CD35DE" w:rsidP="00CD35DE">
      <w:r>
        <w:t>Номер: 12.</w:t>
      </w:r>
      <w:r w:rsidR="00571AB8">
        <w:t>5</w:t>
      </w:r>
      <w:r>
        <w:t>.</w:t>
      </w:r>
      <w:r w:rsidR="00CA3A06">
        <w:t>2</w:t>
      </w:r>
      <w:r>
        <w:t>.1.100</w:t>
      </w:r>
      <w:r w:rsidR="00571AB8">
        <w:t>5</w:t>
      </w:r>
      <w:r>
        <w:t>.1.0(1)</w:t>
      </w:r>
    </w:p>
    <w:p w14:paraId="7E7AC919" w14:textId="1B644F3D" w:rsidR="00CD35DE" w:rsidRDefault="00CD35DE" w:rsidP="00CD35DE">
      <w:r>
        <w:t>Задание: На взрывоопасном производственном объекте:</w:t>
      </w:r>
    </w:p>
    <w:p w14:paraId="4781AD35" w14:textId="77777777" w:rsidR="00CD35DE" w:rsidRDefault="00CD35DE" w:rsidP="00CD35DE">
      <w:r>
        <w:t>Ответы:</w:t>
      </w:r>
    </w:p>
    <w:p w14:paraId="54DE9E19" w14:textId="052F1FEF" w:rsidR="00CD35DE" w:rsidRDefault="00CD35DE" w:rsidP="00CD35DE">
      <w:pPr>
        <w:pStyle w:val="a4"/>
        <w:numPr>
          <w:ilvl w:val="0"/>
          <w:numId w:val="1"/>
        </w:numPr>
      </w:pPr>
      <w:r>
        <w:t>Оборудование должно иметь разрешение Ростехнадзора. Требуется маркировка взрывозащиты</w:t>
      </w:r>
    </w:p>
    <w:p w14:paraId="7B6408BC" w14:textId="20022FE1" w:rsidR="00CD35DE" w:rsidRDefault="00CD35DE" w:rsidP="00CD35DE">
      <w:pPr>
        <w:pStyle w:val="a4"/>
        <w:numPr>
          <w:ilvl w:val="0"/>
          <w:numId w:val="1"/>
        </w:numPr>
      </w:pPr>
      <w:r>
        <w:t>Оборудование должно иметь разрешение Ростехнадзора. Не требуется маркировка взрывозащиты</w:t>
      </w:r>
    </w:p>
    <w:p w14:paraId="47B00477" w14:textId="77777777" w:rsidR="00CD35DE" w:rsidRDefault="00CD35DE" w:rsidP="00CD35DE">
      <w:r>
        <w:t>-------</w:t>
      </w:r>
    </w:p>
    <w:p w14:paraId="46A81FEC" w14:textId="5BFB4300" w:rsidR="00CD35DE" w:rsidRDefault="00CD35DE" w:rsidP="00CD35DE">
      <w:r>
        <w:t xml:space="preserve">Правильный ответ: </w:t>
      </w:r>
      <w:r w:rsidRPr="00CD35DE">
        <w:t xml:space="preserve">Оборудование должно иметь разрешение Ростехнадзора. </w:t>
      </w:r>
      <w:r>
        <w:t>Т</w:t>
      </w:r>
      <w:r w:rsidRPr="00CD35DE">
        <w:t>ребуется маркировка взрывозащиты</w:t>
      </w:r>
    </w:p>
    <w:p w14:paraId="2EF54ECF" w14:textId="51462E24" w:rsidR="00CD35DE" w:rsidRDefault="00CD35DE" w:rsidP="001D48D6"/>
    <w:p w14:paraId="291F165F" w14:textId="1E8046D5" w:rsidR="00CD35DE" w:rsidRPr="00576721" w:rsidDel="000930C6" w:rsidRDefault="00CD35DE" w:rsidP="00CD35DE">
      <w:pPr>
        <w:rPr>
          <w:del w:id="304" w:author="Фанур А Баязитов" w:date="2022-11-24T11:30:00Z"/>
        </w:rPr>
      </w:pPr>
      <w:del w:id="305" w:author="Фанур А Баязитов" w:date="2022-11-24T11:30:00Z">
        <w:r w:rsidDel="000930C6">
          <w:delText>Номер: 12.</w:delText>
        </w:r>
        <w:r w:rsidR="00571AB8" w:rsidDel="000930C6">
          <w:delText>5</w:delText>
        </w:r>
        <w:r w:rsidDel="000930C6">
          <w:delText>.</w:delText>
        </w:r>
        <w:r w:rsidR="00CA3A06" w:rsidDel="000930C6">
          <w:delText>2</w:delText>
        </w:r>
        <w:r w:rsidDel="000930C6">
          <w:delText>.1.100</w:delText>
        </w:r>
        <w:r w:rsidR="00571AB8" w:rsidDel="000930C6">
          <w:delText>6</w:delText>
        </w:r>
        <w:r w:rsidDel="000930C6">
          <w:delText>.1.0(1)</w:delText>
        </w:r>
      </w:del>
    </w:p>
    <w:p w14:paraId="16DD98CB" w14:textId="31061ABA" w:rsidR="00CD35DE" w:rsidDel="000930C6" w:rsidRDefault="00CD35DE" w:rsidP="00CD35DE">
      <w:pPr>
        <w:rPr>
          <w:del w:id="306" w:author="Фанур А Баязитов" w:date="2022-11-24T11:30:00Z"/>
        </w:rPr>
      </w:pPr>
      <w:del w:id="307" w:author="Фанур А Баязитов" w:date="2022-11-24T11:30:00Z">
        <w:r w:rsidDel="000930C6">
          <w:delText>Задание: Отнесение производственных объектов к категории опасных производится организацией, эксплуатирующей эти объекты, по результатам их идентификации в соответствии с:</w:delText>
        </w:r>
      </w:del>
    </w:p>
    <w:p w14:paraId="1DFB87F8" w14:textId="6868B7AD" w:rsidR="00CD35DE" w:rsidDel="000930C6" w:rsidRDefault="00CD35DE" w:rsidP="00CD35DE">
      <w:pPr>
        <w:rPr>
          <w:del w:id="308" w:author="Фанур А Баязитов" w:date="2022-11-24T11:30:00Z"/>
        </w:rPr>
      </w:pPr>
      <w:del w:id="309" w:author="Фанур А Баязитов" w:date="2022-11-24T11:30:00Z">
        <w:r w:rsidDel="000930C6">
          <w:delText>Ответы:</w:delText>
        </w:r>
      </w:del>
    </w:p>
    <w:p w14:paraId="7D00FFB5" w14:textId="11C4CB9F" w:rsidR="00CD35DE" w:rsidDel="000930C6" w:rsidRDefault="00CD35DE" w:rsidP="00CD35DE">
      <w:pPr>
        <w:pStyle w:val="a4"/>
        <w:numPr>
          <w:ilvl w:val="0"/>
          <w:numId w:val="1"/>
        </w:numPr>
        <w:rPr>
          <w:del w:id="310" w:author="Фанур А Баязитов" w:date="2022-11-24T11:30:00Z"/>
        </w:rPr>
      </w:pPr>
      <w:del w:id="311" w:author="Фанур А Баязитов" w:date="2022-11-24T11:30:00Z">
        <w:r w:rsidDel="000930C6">
          <w:delText>перечнем типовых видов опасных производственных объектов</w:delText>
        </w:r>
      </w:del>
    </w:p>
    <w:p w14:paraId="0BD6080A" w14:textId="6DB68886" w:rsidR="00CD35DE" w:rsidDel="000930C6" w:rsidRDefault="00CD35DE" w:rsidP="00CD35DE">
      <w:pPr>
        <w:pStyle w:val="a4"/>
        <w:numPr>
          <w:ilvl w:val="0"/>
          <w:numId w:val="1"/>
        </w:numPr>
        <w:rPr>
          <w:del w:id="312" w:author="Фанур А Баязитов" w:date="2022-11-24T11:30:00Z"/>
        </w:rPr>
      </w:pPr>
      <w:del w:id="313" w:author="Фанур А Баязитов" w:date="2022-11-24T11:30:00Z">
        <w:r w:rsidDel="000930C6">
          <w:delText>перечнем типовых видов безопасных производственных объектов</w:delText>
        </w:r>
      </w:del>
    </w:p>
    <w:p w14:paraId="16B2A38E" w14:textId="3A884271" w:rsidR="00CD35DE" w:rsidDel="000930C6" w:rsidRDefault="00CD35DE" w:rsidP="00CD35DE">
      <w:pPr>
        <w:rPr>
          <w:del w:id="314" w:author="Фанур А Баязитов" w:date="2022-11-24T11:30:00Z"/>
        </w:rPr>
      </w:pPr>
      <w:del w:id="315" w:author="Фанур А Баязитов" w:date="2022-11-24T11:30:00Z">
        <w:r w:rsidDel="000930C6">
          <w:delText>-------</w:delText>
        </w:r>
      </w:del>
    </w:p>
    <w:p w14:paraId="5E393EF3" w14:textId="22FDA5E1" w:rsidR="00CD35DE" w:rsidDel="000930C6" w:rsidRDefault="00CD35DE" w:rsidP="00CD35DE">
      <w:pPr>
        <w:rPr>
          <w:del w:id="316" w:author="Фанур А Баязитов" w:date="2022-11-24T11:30:00Z"/>
        </w:rPr>
      </w:pPr>
      <w:del w:id="317" w:author="Фанур А Баязитов" w:date="2022-11-24T11:30:00Z">
        <w:r w:rsidDel="000930C6">
          <w:delText xml:space="preserve">Правильный ответ: </w:delText>
        </w:r>
        <w:r w:rsidRPr="00CD35DE" w:rsidDel="000930C6">
          <w:delText>перечнем типовых видов опасных производственных объектов</w:delText>
        </w:r>
      </w:del>
    </w:p>
    <w:p w14:paraId="0C64FE70" w14:textId="0894F071" w:rsidR="00CD35DE" w:rsidRDefault="00CD35DE" w:rsidP="001D48D6">
      <w:pPr>
        <w:rPr>
          <w:ins w:id="318" w:author="Фанур А Баязитов" w:date="2022-11-24T11:30:00Z"/>
        </w:rPr>
      </w:pPr>
    </w:p>
    <w:p w14:paraId="7BB8FA69" w14:textId="3B783086" w:rsidR="000930C6" w:rsidRPr="00576721" w:rsidRDefault="000930C6" w:rsidP="000930C6">
      <w:pPr>
        <w:rPr>
          <w:ins w:id="319" w:author="Фанур А Баязитов" w:date="2022-11-24T11:30:00Z"/>
        </w:rPr>
      </w:pPr>
      <w:ins w:id="320" w:author="Фанур А Баязитов" w:date="2022-11-24T11:30:00Z">
        <w:r>
          <w:t>Номер: 12.5.</w:t>
        </w:r>
      </w:ins>
      <w:ins w:id="321" w:author="Фанур А Баязитов" w:date="2022-11-24T11:32:00Z">
        <w:r w:rsidR="002175EC">
          <w:t>1</w:t>
        </w:r>
      </w:ins>
      <w:ins w:id="322" w:author="Фанур А Баязитов" w:date="2022-11-24T11:30:00Z">
        <w:r>
          <w:t>.2.100</w:t>
        </w:r>
      </w:ins>
      <w:ins w:id="323" w:author="Фанур А Баязитов" w:date="2022-11-24T11:31:00Z">
        <w:r>
          <w:t>6</w:t>
        </w:r>
      </w:ins>
      <w:ins w:id="324" w:author="Фанур А Баязитов" w:date="2022-11-24T11:30:00Z">
        <w:r>
          <w:t>.1.0(1)</w:t>
        </w:r>
      </w:ins>
    </w:p>
    <w:p w14:paraId="026B8A28" w14:textId="2609025B" w:rsidR="000930C6" w:rsidRPr="008D5234" w:rsidRDefault="000930C6" w:rsidP="000930C6">
      <w:pPr>
        <w:rPr>
          <w:ins w:id="325" w:author="Фанур А Баязитов" w:date="2022-11-24T11:30:00Z"/>
          <w:lang w:val="en-US"/>
          <w:rPrChange w:id="326" w:author="Фанур А Баязитов" w:date="2022-11-24T12:56:00Z">
            <w:rPr>
              <w:ins w:id="327" w:author="Фанур А Баязитов" w:date="2022-11-24T11:30:00Z"/>
            </w:rPr>
          </w:rPrChange>
        </w:rPr>
      </w:pPr>
      <w:ins w:id="328" w:author="Фанур А Баязитов" w:date="2022-11-24T11:30:00Z">
        <w:r>
          <w:t>Задание</w:t>
        </w:r>
        <w:r w:rsidRPr="008D5234">
          <w:rPr>
            <w:lang w:val="en-US"/>
            <w:rPrChange w:id="329" w:author="Фанур А Баязитов" w:date="2022-11-24T12:56:00Z">
              <w:rPr/>
            </w:rPrChange>
          </w:rPr>
          <w:t xml:space="preserve">: </w:t>
        </w:r>
        <w:r>
          <w:t>Язык</w:t>
        </w:r>
        <w:r w:rsidRPr="008D5234">
          <w:rPr>
            <w:lang w:val="en-US"/>
            <w:rPrChange w:id="330" w:author="Фанур А Баязитов" w:date="2022-11-24T12:56:00Z">
              <w:rPr/>
            </w:rPrChange>
          </w:rPr>
          <w:t xml:space="preserve"> </w:t>
        </w:r>
        <w:r>
          <w:rPr>
            <w:lang w:val="en-US"/>
          </w:rPr>
          <w:t>FBD</w:t>
        </w:r>
        <w:r w:rsidRPr="008D5234">
          <w:rPr>
            <w:lang w:val="en-US"/>
          </w:rPr>
          <w:t xml:space="preserve"> – </w:t>
        </w:r>
        <w:r>
          <w:rPr>
            <w:lang w:val="en-US"/>
          </w:rPr>
          <w:t>Function</w:t>
        </w:r>
        <w:r w:rsidRPr="008D5234">
          <w:rPr>
            <w:lang w:val="en-US"/>
          </w:rPr>
          <w:t xml:space="preserve"> </w:t>
        </w:r>
        <w:r>
          <w:rPr>
            <w:lang w:val="en-US"/>
          </w:rPr>
          <w:t>B</w:t>
        </w:r>
      </w:ins>
      <w:ins w:id="331" w:author="Фанур А Баязитов" w:date="2022-11-24T11:31:00Z">
        <w:r>
          <w:rPr>
            <w:lang w:val="en-US"/>
          </w:rPr>
          <w:t>lock</w:t>
        </w:r>
        <w:r w:rsidRPr="008D5234">
          <w:rPr>
            <w:lang w:val="en-US"/>
          </w:rPr>
          <w:t xml:space="preserve"> </w:t>
        </w:r>
        <w:r>
          <w:rPr>
            <w:lang w:val="en-US"/>
          </w:rPr>
          <w:t>Diagram</w:t>
        </w:r>
        <w:r w:rsidRPr="008D5234">
          <w:rPr>
            <w:lang w:val="en-US"/>
          </w:rPr>
          <w:t xml:space="preserve"> - </w:t>
        </w:r>
        <w:r>
          <w:t>является</w:t>
        </w:r>
      </w:ins>
      <w:ins w:id="332" w:author="Фанур А Баязитов" w:date="2022-11-24T11:30:00Z">
        <w:r w:rsidRPr="008D5234">
          <w:rPr>
            <w:lang w:val="en-US"/>
            <w:rPrChange w:id="333" w:author="Фанур А Баязитов" w:date="2022-11-24T12:56:00Z">
              <w:rPr/>
            </w:rPrChange>
          </w:rPr>
          <w:t>:</w:t>
        </w:r>
      </w:ins>
    </w:p>
    <w:p w14:paraId="729FC551" w14:textId="77777777" w:rsidR="000930C6" w:rsidRDefault="000930C6" w:rsidP="000930C6">
      <w:pPr>
        <w:rPr>
          <w:ins w:id="334" w:author="Фанур А Баязитов" w:date="2022-11-24T11:30:00Z"/>
        </w:rPr>
      </w:pPr>
      <w:ins w:id="335" w:author="Фанур А Баязитов" w:date="2022-11-24T11:30:00Z">
        <w:r>
          <w:t>Ответы:</w:t>
        </w:r>
      </w:ins>
    </w:p>
    <w:p w14:paraId="7661BBBF" w14:textId="215B454E" w:rsidR="000930C6" w:rsidRPr="004C1AA5" w:rsidRDefault="000930C6" w:rsidP="000930C6">
      <w:pPr>
        <w:pStyle w:val="a4"/>
        <w:numPr>
          <w:ilvl w:val="0"/>
          <w:numId w:val="1"/>
        </w:numPr>
        <w:rPr>
          <w:ins w:id="336" w:author="Фанур А Баязитов" w:date="2022-11-24T11:30:00Z"/>
        </w:rPr>
      </w:pPr>
      <w:ins w:id="337" w:author="Фанур А Баязитов" w:date="2022-11-24T11:31:00Z">
        <w:r>
          <w:t>графическим</w:t>
        </w:r>
      </w:ins>
    </w:p>
    <w:p w14:paraId="4DF29434" w14:textId="3836C4DF" w:rsidR="000930C6" w:rsidRDefault="000930C6" w:rsidP="000930C6">
      <w:pPr>
        <w:pStyle w:val="a4"/>
        <w:numPr>
          <w:ilvl w:val="0"/>
          <w:numId w:val="1"/>
        </w:numPr>
        <w:rPr>
          <w:ins w:id="338" w:author="Фанур А Баязитов" w:date="2022-11-24T11:31:00Z"/>
        </w:rPr>
      </w:pPr>
      <w:ins w:id="339" w:author="Фанур А Баязитов" w:date="2022-11-24T11:31:00Z">
        <w:r>
          <w:t>текстовым</w:t>
        </w:r>
      </w:ins>
    </w:p>
    <w:p w14:paraId="282B5FAD" w14:textId="04AC1C0B" w:rsidR="000930C6" w:rsidRDefault="000930C6" w:rsidP="000930C6">
      <w:pPr>
        <w:pStyle w:val="a4"/>
        <w:numPr>
          <w:ilvl w:val="0"/>
          <w:numId w:val="1"/>
        </w:numPr>
        <w:rPr>
          <w:ins w:id="340" w:author="Фанур А Баязитов" w:date="2022-11-24T11:30:00Z"/>
        </w:rPr>
      </w:pPr>
      <w:ins w:id="341" w:author="Фанур А Баязитов" w:date="2022-11-24T11:31:00Z">
        <w:r>
          <w:t>логическим</w:t>
        </w:r>
      </w:ins>
    </w:p>
    <w:p w14:paraId="6E2C6189" w14:textId="77777777" w:rsidR="000930C6" w:rsidRDefault="000930C6" w:rsidP="000930C6">
      <w:pPr>
        <w:rPr>
          <w:ins w:id="342" w:author="Фанур А Баязитов" w:date="2022-11-24T11:30:00Z"/>
        </w:rPr>
      </w:pPr>
      <w:ins w:id="343" w:author="Фанур А Баязитов" w:date="2022-11-24T11:30:00Z">
        <w:r>
          <w:t>-------</w:t>
        </w:r>
      </w:ins>
    </w:p>
    <w:p w14:paraId="37A6AC06" w14:textId="222D1D0C" w:rsidR="000930C6" w:rsidRPr="000930C6" w:rsidRDefault="000930C6" w:rsidP="000930C6">
      <w:pPr>
        <w:rPr>
          <w:ins w:id="344" w:author="Фанур А Баязитов" w:date="2022-11-24T11:30:00Z"/>
        </w:rPr>
      </w:pPr>
      <w:ins w:id="345" w:author="Фанур А Баязитов" w:date="2022-11-24T11:30:00Z">
        <w:r>
          <w:t xml:space="preserve">Правильный ответ: </w:t>
        </w:r>
      </w:ins>
      <w:ins w:id="346" w:author="Фанур А Баязитов" w:date="2022-11-24T11:31:00Z">
        <w:r>
          <w:t>графическим</w:t>
        </w:r>
      </w:ins>
    </w:p>
    <w:p w14:paraId="54D8C39D" w14:textId="72ED8359" w:rsidR="000930C6" w:rsidRDefault="000930C6" w:rsidP="001D48D6">
      <w:pPr>
        <w:rPr>
          <w:ins w:id="347" w:author="Фанур А Баязитов" w:date="2022-11-24T11:30:00Z"/>
        </w:rPr>
      </w:pPr>
    </w:p>
    <w:p w14:paraId="1CD4D423" w14:textId="77777777" w:rsidR="000930C6" w:rsidRDefault="000930C6" w:rsidP="001D48D6"/>
    <w:p w14:paraId="0F2BB70F" w14:textId="09314C2F" w:rsidR="00B31D81" w:rsidRPr="00576721" w:rsidRDefault="00B31D81" w:rsidP="00B31D81">
      <w:r>
        <w:t>Номер: 12.</w:t>
      </w:r>
      <w:r w:rsidR="00571AB8">
        <w:t>5</w:t>
      </w:r>
      <w:r>
        <w:t>.</w:t>
      </w:r>
      <w:r w:rsidR="00CA3A06">
        <w:t>2</w:t>
      </w:r>
      <w:r>
        <w:t>.3.100</w:t>
      </w:r>
      <w:r w:rsidR="00571AB8">
        <w:t>7</w:t>
      </w:r>
      <w:r>
        <w:t>.3.0(1)</w:t>
      </w:r>
    </w:p>
    <w:p w14:paraId="1B1A7DD0" w14:textId="41EF4E1B" w:rsidR="00B31D81" w:rsidRDefault="00B31D81" w:rsidP="00B31D81">
      <w:r>
        <w:lastRenderedPageBreak/>
        <w:t>Задание: Различие между газом и пылью заключается в том, что пыль, в отличие от газа, может _____ на нагретые поверхности.</w:t>
      </w:r>
    </w:p>
    <w:p w14:paraId="6259535A" w14:textId="77777777" w:rsidR="00B31D81" w:rsidRDefault="00B31D81" w:rsidP="00B31D81">
      <w:r>
        <w:t>Ответы:</w:t>
      </w:r>
    </w:p>
    <w:p w14:paraId="751BF436" w14:textId="203DADE2" w:rsidR="00B31D81" w:rsidRDefault="00B31D81" w:rsidP="00B31D81">
      <w:pPr>
        <w:pStyle w:val="a4"/>
        <w:numPr>
          <w:ilvl w:val="0"/>
          <w:numId w:val="1"/>
        </w:numPr>
      </w:pPr>
      <w:r>
        <w:t>оседать</w:t>
      </w:r>
    </w:p>
    <w:p w14:paraId="4C74C26A" w14:textId="77777777" w:rsidR="00B31D81" w:rsidRDefault="00B31D81" w:rsidP="00B31D81">
      <w:r>
        <w:t>-------</w:t>
      </w:r>
    </w:p>
    <w:p w14:paraId="18F58D2C" w14:textId="0162B44B" w:rsidR="00B31D81" w:rsidRPr="004F16DC" w:rsidRDefault="00B31D81" w:rsidP="00B31D81">
      <w:r w:rsidRPr="00311875">
        <w:t>Для данного задания правильным ответом будет текст «</w:t>
      </w:r>
      <w:r>
        <w:t>оседать</w:t>
      </w:r>
      <w:r w:rsidRPr="00311875">
        <w:t>», введенный в специальное поле</w:t>
      </w:r>
    </w:p>
    <w:p w14:paraId="212DE081" w14:textId="4BF049C1" w:rsidR="00CD35DE" w:rsidRDefault="00CD35DE" w:rsidP="001D48D6"/>
    <w:p w14:paraId="2C719E8D" w14:textId="16E912C5" w:rsidR="001E361E" w:rsidRPr="00576721" w:rsidDel="002175EC" w:rsidRDefault="001E361E" w:rsidP="001E361E">
      <w:pPr>
        <w:rPr>
          <w:del w:id="348" w:author="Фанур А Баязитов" w:date="2022-11-24T11:32:00Z"/>
        </w:rPr>
      </w:pPr>
      <w:del w:id="349" w:author="Фанур А Баязитов" w:date="2022-11-24T11:32:00Z">
        <w:r w:rsidDel="002175EC">
          <w:delText>Номер: 12.</w:delText>
        </w:r>
        <w:r w:rsidR="00571AB8" w:rsidDel="002175EC">
          <w:delText>5</w:delText>
        </w:r>
        <w:r w:rsidDel="002175EC">
          <w:delText>.</w:delText>
        </w:r>
        <w:r w:rsidR="00CA3A06" w:rsidDel="002175EC">
          <w:delText>2</w:delText>
        </w:r>
        <w:r w:rsidDel="002175EC">
          <w:delText>.2.100</w:delText>
        </w:r>
        <w:r w:rsidR="00571AB8" w:rsidDel="002175EC">
          <w:delText>8</w:delText>
        </w:r>
        <w:r w:rsidDel="002175EC">
          <w:delText>.2.0(1)</w:delText>
        </w:r>
      </w:del>
    </w:p>
    <w:p w14:paraId="1DDC5287" w14:textId="3AAB941A" w:rsidR="001E361E" w:rsidDel="002175EC" w:rsidRDefault="001E361E" w:rsidP="001E361E">
      <w:pPr>
        <w:rPr>
          <w:del w:id="350" w:author="Фанур А Баязитов" w:date="2022-11-24T11:32:00Z"/>
        </w:rPr>
      </w:pPr>
      <w:del w:id="351" w:author="Фанур А Баязитов" w:date="2022-11-24T11:32:00Z">
        <w:r w:rsidDel="002175EC">
          <w:delText>Задание: К защите от воспламенения горючей пыли не относится.</w:delText>
        </w:r>
      </w:del>
    </w:p>
    <w:p w14:paraId="2856CD93" w14:textId="12A27A4D" w:rsidR="001E361E" w:rsidDel="002175EC" w:rsidRDefault="001E361E" w:rsidP="001E361E">
      <w:pPr>
        <w:rPr>
          <w:del w:id="352" w:author="Фанур А Баязитов" w:date="2022-11-24T11:32:00Z"/>
        </w:rPr>
      </w:pPr>
      <w:del w:id="353" w:author="Фанур А Баязитов" w:date="2022-11-24T11:32:00Z">
        <w:r w:rsidDel="002175EC">
          <w:delText>Ответы:</w:delText>
        </w:r>
      </w:del>
    </w:p>
    <w:p w14:paraId="6B6D8E39" w14:textId="24477DD6" w:rsidR="001E361E" w:rsidDel="002175EC" w:rsidRDefault="001E361E" w:rsidP="001E361E">
      <w:pPr>
        <w:pStyle w:val="a4"/>
        <w:numPr>
          <w:ilvl w:val="0"/>
          <w:numId w:val="1"/>
        </w:numPr>
        <w:rPr>
          <w:del w:id="354" w:author="Фанур А Баязитов" w:date="2022-11-24T11:32:00Z"/>
        </w:rPr>
      </w:pPr>
      <w:del w:id="355" w:author="Фанур А Баязитов" w:date="2022-11-24T11:32:00Z">
        <w:r w:rsidDel="002175EC">
          <w:delText>ограничение минимально возможной температуры поверхности оболочки и тех поверхностей электрооборудования, на которых может осесть пыль</w:delText>
        </w:r>
      </w:del>
    </w:p>
    <w:p w14:paraId="298EE595" w14:textId="26CD02D6" w:rsidR="001E361E" w:rsidDel="002175EC" w:rsidRDefault="001E361E" w:rsidP="001E361E">
      <w:pPr>
        <w:pStyle w:val="a4"/>
        <w:numPr>
          <w:ilvl w:val="0"/>
          <w:numId w:val="1"/>
        </w:numPr>
        <w:rPr>
          <w:del w:id="356" w:author="Фанур А Баязитов" w:date="2022-11-24T11:32:00Z"/>
        </w:rPr>
      </w:pPr>
      <w:del w:id="357" w:author="Фанур А Баязитов" w:date="2022-11-24T11:32:00Z">
        <w:r w:rsidDel="002175EC">
          <w:delText>ограничение доступа пыли к электрооборудованию посредством использования пыленепроницаемых (IP6X) или пылезащитных (IP5X) оболочек</w:delText>
        </w:r>
      </w:del>
    </w:p>
    <w:p w14:paraId="59575D06" w14:textId="38D14D9E" w:rsidR="001E361E" w:rsidDel="002175EC" w:rsidRDefault="001E361E" w:rsidP="001E361E">
      <w:pPr>
        <w:pStyle w:val="a4"/>
        <w:numPr>
          <w:ilvl w:val="0"/>
          <w:numId w:val="1"/>
        </w:numPr>
        <w:rPr>
          <w:del w:id="358" w:author="Фанур А Баязитов" w:date="2022-11-24T11:32:00Z"/>
        </w:rPr>
      </w:pPr>
      <w:del w:id="359" w:author="Фанур А Баязитов" w:date="2022-11-24T11:32:00Z">
        <w:r w:rsidDel="002175EC">
          <w:delText>ограничение максимально возможной температуры поверхности оболочки и тех поверхностей электрооборудования, на которых может осесть пыль</w:delText>
        </w:r>
      </w:del>
    </w:p>
    <w:p w14:paraId="57AAD993" w14:textId="75BF166B" w:rsidR="001E361E" w:rsidDel="002175EC" w:rsidRDefault="001E361E" w:rsidP="001E361E">
      <w:pPr>
        <w:rPr>
          <w:del w:id="360" w:author="Фанур А Баязитов" w:date="2022-11-24T11:32:00Z"/>
        </w:rPr>
      </w:pPr>
      <w:del w:id="361" w:author="Фанур А Баязитов" w:date="2022-11-24T11:32:00Z">
        <w:r w:rsidDel="002175EC">
          <w:delText>-------</w:delText>
        </w:r>
      </w:del>
    </w:p>
    <w:p w14:paraId="5C4A60D4" w14:textId="348E71C5" w:rsidR="001E361E" w:rsidDel="002175EC" w:rsidRDefault="001E361E" w:rsidP="001D48D6">
      <w:pPr>
        <w:rPr>
          <w:del w:id="362" w:author="Фанур А Баязитов" w:date="2022-11-24T11:32:00Z"/>
        </w:rPr>
      </w:pPr>
      <w:del w:id="363" w:author="Фанур А Баязитов" w:date="2022-11-24T11:32:00Z">
        <w:r w:rsidDel="002175EC">
          <w:delText>Правильный ответ: Ограничение минимально возможной температуры поверхности оболочки и тех поверхностей электрооборудования, на которых может осесть пыль</w:delText>
        </w:r>
      </w:del>
    </w:p>
    <w:p w14:paraId="70027373" w14:textId="67901C7D" w:rsidR="00FF0783" w:rsidRDefault="00FF0783" w:rsidP="001D48D6">
      <w:pPr>
        <w:rPr>
          <w:ins w:id="364" w:author="Фанур А Баязитов" w:date="2022-11-24T11:35:00Z"/>
        </w:rPr>
      </w:pPr>
    </w:p>
    <w:p w14:paraId="01922579" w14:textId="4996E04B" w:rsidR="00DF5BFB" w:rsidRPr="00576721" w:rsidRDefault="00DF5BFB" w:rsidP="00DF5BFB">
      <w:pPr>
        <w:rPr>
          <w:ins w:id="365" w:author="Фанур А Баязитов" w:date="2022-11-24T11:36:00Z"/>
        </w:rPr>
      </w:pPr>
      <w:ins w:id="366" w:author="Фанур А Баязитов" w:date="2022-11-24T11:36:00Z">
        <w:r>
          <w:t>Номер: 12.5.1.</w:t>
        </w:r>
      </w:ins>
      <w:ins w:id="367" w:author="Фанур А Баязитов" w:date="2022-11-24T11:39:00Z">
        <w:r w:rsidRPr="00E74295">
          <w:rPr>
            <w:rPrChange w:id="368" w:author="Баембитов Альберт Талгатович, тел. 86(717)3749" w:date="2022-11-24T12:04:00Z">
              <w:rPr>
                <w:lang w:val="en-US"/>
              </w:rPr>
            </w:rPrChange>
          </w:rPr>
          <w:t>2</w:t>
        </w:r>
      </w:ins>
      <w:ins w:id="369" w:author="Фанур А Баязитов" w:date="2022-11-24T11:36:00Z">
        <w:r>
          <w:t>.100</w:t>
        </w:r>
      </w:ins>
      <w:ins w:id="370" w:author="Фанур А Баязитов" w:date="2022-11-24T11:38:00Z">
        <w:r w:rsidRPr="00E74295">
          <w:rPr>
            <w:rPrChange w:id="371" w:author="Баембитов Альберт Талгатович, тел. 86(717)3749" w:date="2022-11-24T12:04:00Z">
              <w:rPr>
                <w:lang w:val="en-US"/>
              </w:rPr>
            </w:rPrChange>
          </w:rPr>
          <w:t>8</w:t>
        </w:r>
      </w:ins>
      <w:ins w:id="372" w:author="Фанур А Баязитов" w:date="2022-11-24T11:36:00Z">
        <w:r>
          <w:t>.1.0(1)</w:t>
        </w:r>
      </w:ins>
    </w:p>
    <w:p w14:paraId="5EB4477B" w14:textId="43C561D7" w:rsidR="00DF5BFB" w:rsidRPr="00DF5BFB" w:rsidRDefault="00DF5BFB" w:rsidP="00DF5BFB">
      <w:pPr>
        <w:rPr>
          <w:ins w:id="373" w:author="Фанур А Баязитов" w:date="2022-11-24T11:36:00Z"/>
        </w:rPr>
      </w:pPr>
      <w:ins w:id="374" w:author="Фанур А Баязитов" w:date="2022-11-24T11:36:00Z">
        <w:r>
          <w:t>Задание: Ч</w:t>
        </w:r>
      </w:ins>
      <w:ins w:id="375" w:author="Фанур А Баязитов" w:date="2022-11-24T11:37:00Z">
        <w:r>
          <w:t xml:space="preserve">ему эквивалентна </w:t>
        </w:r>
      </w:ins>
      <w:ins w:id="376" w:author="Фанур А Баязитов" w:date="2022-11-24T11:36:00Z">
        <w:r>
          <w:t xml:space="preserve">данная программа (язык </w:t>
        </w:r>
        <w:r>
          <w:rPr>
            <w:lang w:val="en-US"/>
          </w:rPr>
          <w:t>IL</w:t>
        </w:r>
        <w:r w:rsidRPr="00DF5BFB">
          <w:rPr>
            <w:rPrChange w:id="377" w:author="Фанур А Баязитов" w:date="2022-11-24T11:36:00Z">
              <w:rPr>
                <w:lang w:val="en-US"/>
              </w:rPr>
            </w:rPrChange>
          </w:rPr>
          <w:t xml:space="preserve">) </w:t>
        </w:r>
        <w:r>
          <w:t>–</w:t>
        </w:r>
        <w:r w:rsidRPr="00DF5BFB">
          <w:rPr>
            <w:rPrChange w:id="378" w:author="Фанур А Баязитов" w:date="2022-11-24T11:36:00Z">
              <w:rPr>
                <w:lang w:val="en-US"/>
              </w:rPr>
            </w:rPrChange>
          </w:rPr>
          <w:t xml:space="preserve"> </w:t>
        </w:r>
        <w:r>
          <w:rPr>
            <w:lang w:val="en-US"/>
          </w:rPr>
          <w:t>LD</w:t>
        </w:r>
        <w:r w:rsidRPr="00DF5BFB">
          <w:rPr>
            <w:rPrChange w:id="379" w:author="Фанур А Баязитов" w:date="2022-11-24T11:36:00Z">
              <w:rPr>
                <w:lang w:val="en-US"/>
              </w:rPr>
            </w:rPrChange>
          </w:rPr>
          <w:t xml:space="preserve"> </w:t>
        </w:r>
        <w:r>
          <w:rPr>
            <w:lang w:val="en-US"/>
          </w:rPr>
          <w:t>A</w:t>
        </w:r>
        <w:r w:rsidRPr="00DF5BFB">
          <w:rPr>
            <w:rPrChange w:id="380" w:author="Фанур А Баязитов" w:date="2022-11-24T11:36:00Z">
              <w:rPr>
                <w:lang w:val="en-US"/>
              </w:rPr>
            </w:rPrChange>
          </w:rPr>
          <w:t xml:space="preserve"> </w:t>
        </w:r>
        <w:r>
          <w:rPr>
            <w:lang w:val="en-US"/>
          </w:rPr>
          <w:t>ANDN</w:t>
        </w:r>
        <w:r w:rsidRPr="00DF5BFB">
          <w:rPr>
            <w:rPrChange w:id="381" w:author="Фанур А Баязитов" w:date="2022-11-24T11:36:00Z">
              <w:rPr>
                <w:lang w:val="en-US"/>
              </w:rPr>
            </w:rPrChange>
          </w:rPr>
          <w:t xml:space="preserve"> </w:t>
        </w:r>
        <w:r>
          <w:rPr>
            <w:lang w:val="en-US"/>
          </w:rPr>
          <w:t>B</w:t>
        </w:r>
        <w:r w:rsidRPr="00DF5BFB">
          <w:rPr>
            <w:rPrChange w:id="382" w:author="Фанур А Баязитов" w:date="2022-11-24T11:36:00Z">
              <w:rPr>
                <w:lang w:val="en-US"/>
              </w:rPr>
            </w:rPrChange>
          </w:rPr>
          <w:t xml:space="preserve"> </w:t>
        </w:r>
        <w:r>
          <w:rPr>
            <w:lang w:val="en-US"/>
          </w:rPr>
          <w:t>ST</w:t>
        </w:r>
        <w:r w:rsidRPr="00DF5BFB">
          <w:rPr>
            <w:rPrChange w:id="383" w:author="Фанур А Баязитов" w:date="2022-11-24T11:36:00Z">
              <w:rPr>
                <w:lang w:val="en-US"/>
              </w:rPr>
            </w:rPrChange>
          </w:rPr>
          <w:t xml:space="preserve"> </w:t>
        </w:r>
        <w:r>
          <w:rPr>
            <w:lang w:val="en-US"/>
          </w:rPr>
          <w:t>C</w:t>
        </w:r>
        <w:r w:rsidRPr="00DF5BFB">
          <w:rPr>
            <w:rPrChange w:id="384" w:author="Фанур А Баязитов" w:date="2022-11-24T11:36:00Z">
              <w:rPr>
                <w:lang w:val="en-US"/>
              </w:rPr>
            </w:rPrChange>
          </w:rPr>
          <w:t>:</w:t>
        </w:r>
      </w:ins>
    </w:p>
    <w:p w14:paraId="45272030" w14:textId="77777777" w:rsidR="00DF5BFB" w:rsidRDefault="00DF5BFB" w:rsidP="00DF5BFB">
      <w:pPr>
        <w:rPr>
          <w:ins w:id="385" w:author="Фанур А Баязитов" w:date="2022-11-24T11:36:00Z"/>
        </w:rPr>
      </w:pPr>
      <w:ins w:id="386" w:author="Фанур А Баязитов" w:date="2022-11-24T11:36:00Z">
        <w:r>
          <w:t>Ответы:</w:t>
        </w:r>
      </w:ins>
    </w:p>
    <w:p w14:paraId="090AA2F7" w14:textId="73D37048" w:rsidR="00DF5BFB" w:rsidRDefault="00DF5BFB" w:rsidP="00DF5BFB">
      <w:pPr>
        <w:pStyle w:val="a4"/>
        <w:numPr>
          <w:ilvl w:val="0"/>
          <w:numId w:val="1"/>
        </w:numPr>
        <w:rPr>
          <w:ins w:id="387" w:author="Фанур А Баязитов" w:date="2022-11-24T11:36:00Z"/>
        </w:rPr>
      </w:pPr>
      <w:ins w:id="388" w:author="Фанур А Баязитов" w:date="2022-11-24T11:37:00Z">
        <w:r>
          <w:rPr>
            <w:lang w:val="en-US"/>
          </w:rPr>
          <w:t>C = A AND NOT B</w:t>
        </w:r>
      </w:ins>
    </w:p>
    <w:p w14:paraId="781A82D1" w14:textId="178884DF" w:rsidR="00DF5BFB" w:rsidRDefault="00DF5BFB" w:rsidP="00DF5BFB">
      <w:pPr>
        <w:pStyle w:val="a4"/>
        <w:numPr>
          <w:ilvl w:val="0"/>
          <w:numId w:val="1"/>
        </w:numPr>
        <w:rPr>
          <w:ins w:id="389" w:author="Фанур А Баязитов" w:date="2022-11-24T11:38:00Z"/>
          <w:lang w:val="en-US"/>
        </w:rPr>
      </w:pPr>
      <w:ins w:id="390" w:author="Фанур А Баязитов" w:date="2022-11-24T11:37:00Z">
        <w:r>
          <w:rPr>
            <w:lang w:val="en-US"/>
          </w:rPr>
          <w:t>A = B AND</w:t>
        </w:r>
      </w:ins>
      <w:ins w:id="391" w:author="Фанур А Баязитов" w:date="2022-11-24T11:38:00Z">
        <w:r>
          <w:rPr>
            <w:lang w:val="en-US"/>
          </w:rPr>
          <w:t xml:space="preserve"> B NOT C</w:t>
        </w:r>
      </w:ins>
    </w:p>
    <w:p w14:paraId="6B5E2212" w14:textId="7CD18B20" w:rsidR="00DF5BFB" w:rsidRPr="00DF5BFB" w:rsidRDefault="00DF5BFB" w:rsidP="00DF5BFB">
      <w:pPr>
        <w:pStyle w:val="a4"/>
        <w:numPr>
          <w:ilvl w:val="0"/>
          <w:numId w:val="1"/>
        </w:numPr>
        <w:rPr>
          <w:ins w:id="392" w:author="Фанур А Баязитов" w:date="2022-11-24T11:36:00Z"/>
          <w:lang w:val="en-US"/>
          <w:rPrChange w:id="393" w:author="Фанур А Баязитов" w:date="2022-11-24T11:38:00Z">
            <w:rPr>
              <w:ins w:id="394" w:author="Фанур А Баязитов" w:date="2022-11-24T11:36:00Z"/>
            </w:rPr>
          </w:rPrChange>
        </w:rPr>
      </w:pPr>
      <w:ins w:id="395" w:author="Фанур А Баязитов" w:date="2022-11-24T11:38:00Z">
        <w:r>
          <w:rPr>
            <w:lang w:val="en-US"/>
          </w:rPr>
          <w:t>LD = A AND B NOT C</w:t>
        </w:r>
      </w:ins>
    </w:p>
    <w:p w14:paraId="2C1988C2" w14:textId="77777777" w:rsidR="00DF5BFB" w:rsidRDefault="00DF5BFB" w:rsidP="00DF5BFB">
      <w:pPr>
        <w:rPr>
          <w:ins w:id="396" w:author="Фанур А Баязитов" w:date="2022-11-24T11:36:00Z"/>
        </w:rPr>
      </w:pPr>
      <w:ins w:id="397" w:author="Фанур А Баязитов" w:date="2022-11-24T11:36:00Z">
        <w:r>
          <w:t>-------</w:t>
        </w:r>
      </w:ins>
    </w:p>
    <w:p w14:paraId="6AA045A1" w14:textId="12A68939" w:rsidR="00DF5BFB" w:rsidRDefault="00DF5BFB" w:rsidP="00DF5BFB">
      <w:pPr>
        <w:rPr>
          <w:ins w:id="398" w:author="Фанур А Баязитов" w:date="2022-11-24T11:36:00Z"/>
        </w:rPr>
      </w:pPr>
      <w:ins w:id="399" w:author="Фанур А Баязитов" w:date="2022-11-24T11:36:00Z">
        <w:r>
          <w:t xml:space="preserve">Правильный ответ: </w:t>
        </w:r>
      </w:ins>
      <w:ins w:id="400" w:author="Фанур А Баязитов" w:date="2022-11-24T11:38:00Z">
        <w:r w:rsidRPr="00DF5BFB">
          <w:t>•</w:t>
        </w:r>
        <w:r w:rsidRPr="00DF5BFB">
          <w:tab/>
          <w:t>C = A AND NOT B</w:t>
        </w:r>
      </w:ins>
    </w:p>
    <w:p w14:paraId="2B7D704C" w14:textId="77777777" w:rsidR="00DF5BFB" w:rsidRDefault="00DF5BFB" w:rsidP="001D48D6"/>
    <w:p w14:paraId="5C9E86BA" w14:textId="53513893" w:rsidR="00571AB8" w:rsidRPr="00576721" w:rsidRDefault="00571AB8" w:rsidP="00571AB8">
      <w:r>
        <w:t>Номер: 12.5.</w:t>
      </w:r>
      <w:r w:rsidR="00CA3A06">
        <w:t>1</w:t>
      </w:r>
      <w:r>
        <w:t>.1.1009.1.0(1)</w:t>
      </w:r>
    </w:p>
    <w:p w14:paraId="48A3689C" w14:textId="4E308AE6" w:rsidR="00571AB8" w:rsidRDefault="00571AB8" w:rsidP="00571AB8">
      <w:r>
        <w:t>Задание: Что такое технологический блок?</w:t>
      </w:r>
    </w:p>
    <w:p w14:paraId="3FF0F6BF" w14:textId="77777777" w:rsidR="00571AB8" w:rsidRDefault="00571AB8" w:rsidP="00571AB8">
      <w:r>
        <w:t>Ответы:</w:t>
      </w:r>
    </w:p>
    <w:p w14:paraId="0DE91C52" w14:textId="77777777" w:rsidR="00571AB8" w:rsidRDefault="00571AB8" w:rsidP="00571AB8">
      <w:pPr>
        <w:pStyle w:val="a4"/>
        <w:numPr>
          <w:ilvl w:val="0"/>
          <w:numId w:val="1"/>
        </w:numPr>
      </w:pPr>
      <w:r>
        <w:t>это аппарат или группа (с минимальным числом) аппаратов, которые в заданное время могут быть отключены (изолированы) от технологической системы без опасных изменений режима, которые могли бы привести к развитию аварии в смежной аппаратуре или системе</w:t>
      </w:r>
    </w:p>
    <w:p w14:paraId="10047054" w14:textId="2378224D" w:rsidR="00571AB8" w:rsidRDefault="00571AB8" w:rsidP="00571AB8">
      <w:pPr>
        <w:pStyle w:val="a4"/>
        <w:numPr>
          <w:ilvl w:val="0"/>
          <w:numId w:val="1"/>
        </w:numPr>
      </w:pPr>
      <w:r>
        <w:t>предприятия или их цехи, участки, площадки, а также иные производственные объекты, на которых получаются, используются, перерабатываются, образуются хранятся, транспортируются или уничтожаются различные вещества</w:t>
      </w:r>
    </w:p>
    <w:p w14:paraId="1555FBB8" w14:textId="77777777" w:rsidR="00571AB8" w:rsidRDefault="00571AB8" w:rsidP="00571AB8">
      <w:r>
        <w:t>-------</w:t>
      </w:r>
    </w:p>
    <w:p w14:paraId="1EA673F9" w14:textId="3274962B" w:rsidR="00571AB8" w:rsidRDefault="00571AB8" w:rsidP="00571AB8">
      <w:r>
        <w:t xml:space="preserve">Правильный ответ: </w:t>
      </w:r>
      <w:r w:rsidRPr="00571AB8">
        <w:t>это аппарат или группа (с минимальным числом) аппаратов, которые в заданное время могут быть отключены (изолированы) от технологической системы без опасных изменений режима, которые могли бы привести к развитию аварии в смежной аппаратуре или системе</w:t>
      </w:r>
    </w:p>
    <w:p w14:paraId="3AA810EF" w14:textId="3DB1C7AA" w:rsidR="00571AB8" w:rsidRDefault="00571AB8" w:rsidP="001D48D6"/>
    <w:p w14:paraId="078297E3" w14:textId="4EEE3E0E" w:rsidR="00571AB8" w:rsidRPr="00576721" w:rsidRDefault="00571AB8" w:rsidP="00571AB8">
      <w:r>
        <w:t>Номер: 12.5.</w:t>
      </w:r>
      <w:r w:rsidR="00CA3A06">
        <w:t>2</w:t>
      </w:r>
      <w:r>
        <w:t>.2.10</w:t>
      </w:r>
      <w:r w:rsidR="006A285C">
        <w:t>10</w:t>
      </w:r>
      <w:r>
        <w:t>.2.1(5)</w:t>
      </w:r>
    </w:p>
    <w:p w14:paraId="38099617" w14:textId="5A82EA36" w:rsidR="00571AB8" w:rsidRDefault="00571AB8" w:rsidP="00571AB8">
      <w:r>
        <w:t>Задание: Отметьте в порядке повышения пожароопасности категории помещений:</w:t>
      </w:r>
    </w:p>
    <w:p w14:paraId="62CFB3CA" w14:textId="77777777" w:rsidR="00571AB8" w:rsidRDefault="00571AB8" w:rsidP="00571AB8">
      <w:r>
        <w:t>Ответы:</w:t>
      </w:r>
    </w:p>
    <w:p w14:paraId="55313881" w14:textId="41FF38C8" w:rsidR="00571AB8" w:rsidRDefault="00571AB8" w:rsidP="00571AB8">
      <w:pPr>
        <w:pStyle w:val="a4"/>
        <w:numPr>
          <w:ilvl w:val="0"/>
          <w:numId w:val="1"/>
        </w:numPr>
      </w:pPr>
      <w:r>
        <w:t>Д</w:t>
      </w:r>
    </w:p>
    <w:p w14:paraId="77322A1E" w14:textId="7DF89C35" w:rsidR="00571AB8" w:rsidRDefault="00571AB8" w:rsidP="00571AB8">
      <w:pPr>
        <w:pStyle w:val="a4"/>
        <w:numPr>
          <w:ilvl w:val="0"/>
          <w:numId w:val="1"/>
        </w:numPr>
      </w:pPr>
      <w:r>
        <w:t>Г</w:t>
      </w:r>
    </w:p>
    <w:p w14:paraId="458D96F0" w14:textId="2FD05193" w:rsidR="00571AB8" w:rsidRDefault="00571AB8" w:rsidP="00571AB8">
      <w:pPr>
        <w:pStyle w:val="a4"/>
        <w:numPr>
          <w:ilvl w:val="0"/>
          <w:numId w:val="1"/>
        </w:numPr>
      </w:pPr>
      <w:r>
        <w:t>В1-В4</w:t>
      </w:r>
    </w:p>
    <w:p w14:paraId="7974753E" w14:textId="37516EB2" w:rsidR="00571AB8" w:rsidRDefault="00571AB8" w:rsidP="00571AB8">
      <w:pPr>
        <w:pStyle w:val="a4"/>
        <w:numPr>
          <w:ilvl w:val="0"/>
          <w:numId w:val="1"/>
        </w:numPr>
      </w:pPr>
      <w:r>
        <w:lastRenderedPageBreak/>
        <w:t>Б</w:t>
      </w:r>
    </w:p>
    <w:p w14:paraId="5C518AD2" w14:textId="58A7181B" w:rsidR="00571AB8" w:rsidRDefault="00571AB8" w:rsidP="00571AB8">
      <w:pPr>
        <w:pStyle w:val="a4"/>
        <w:numPr>
          <w:ilvl w:val="0"/>
          <w:numId w:val="1"/>
        </w:numPr>
      </w:pPr>
      <w:r>
        <w:t>А</w:t>
      </w:r>
    </w:p>
    <w:p w14:paraId="3F4791F3" w14:textId="77777777" w:rsidR="00571AB8" w:rsidRDefault="00571AB8" w:rsidP="00571AB8">
      <w:r>
        <w:t>-------</w:t>
      </w:r>
    </w:p>
    <w:p w14:paraId="684588A4" w14:textId="1CB9593B" w:rsidR="00571AB8" w:rsidRDefault="00571AB8" w:rsidP="001D48D6">
      <w:r>
        <w:t>Для данного задания правильной последовательностью будет только: Д Г В1-В4 Б А</w:t>
      </w:r>
    </w:p>
    <w:p w14:paraId="0DA0F737" w14:textId="5AF1BA50" w:rsidR="00571AB8" w:rsidRDefault="00571AB8" w:rsidP="001D48D6"/>
    <w:p w14:paraId="47BCF017" w14:textId="46E8E790" w:rsidR="00571AB8" w:rsidRPr="00576721" w:rsidRDefault="00571AB8" w:rsidP="00571AB8">
      <w:r>
        <w:t>Номер: 12.5.</w:t>
      </w:r>
      <w:r w:rsidR="00CA3A06">
        <w:t>2</w:t>
      </w:r>
      <w:r>
        <w:t>.2.10</w:t>
      </w:r>
      <w:r w:rsidR="006A285C">
        <w:t>11</w:t>
      </w:r>
      <w:r>
        <w:t>.2.1(</w:t>
      </w:r>
      <w:r w:rsidR="002A3895">
        <w:t>4</w:t>
      </w:r>
      <w:r>
        <w:t>)</w:t>
      </w:r>
    </w:p>
    <w:p w14:paraId="365372E8" w14:textId="56DC575A" w:rsidR="00571AB8" w:rsidRDefault="00571AB8" w:rsidP="00571AB8">
      <w:r>
        <w:t>Задание: Отметьте в порядке понижения классы пожароопасных зон:</w:t>
      </w:r>
    </w:p>
    <w:p w14:paraId="3A6BEBDF" w14:textId="77777777" w:rsidR="00571AB8" w:rsidRDefault="00571AB8" w:rsidP="00571AB8">
      <w:r>
        <w:t>Ответы:</w:t>
      </w:r>
    </w:p>
    <w:p w14:paraId="5944AFB0" w14:textId="196EC87B" w:rsidR="00571AB8" w:rsidRDefault="00571AB8" w:rsidP="00571AB8">
      <w:pPr>
        <w:pStyle w:val="a4"/>
        <w:numPr>
          <w:ilvl w:val="0"/>
          <w:numId w:val="1"/>
        </w:numPr>
      </w:pPr>
      <w:r>
        <w:t>П-</w:t>
      </w:r>
      <w:r>
        <w:rPr>
          <w:lang w:val="en-US"/>
        </w:rPr>
        <w:t>I</w:t>
      </w:r>
    </w:p>
    <w:p w14:paraId="36395F19" w14:textId="4B42A5DF" w:rsidR="00571AB8" w:rsidRDefault="00571AB8" w:rsidP="00571AB8">
      <w:pPr>
        <w:pStyle w:val="a4"/>
        <w:numPr>
          <w:ilvl w:val="0"/>
          <w:numId w:val="1"/>
        </w:numPr>
      </w:pPr>
      <w:r>
        <w:t>П-</w:t>
      </w:r>
      <w:r>
        <w:rPr>
          <w:lang w:val="en-US"/>
        </w:rPr>
        <w:t>II</w:t>
      </w:r>
    </w:p>
    <w:p w14:paraId="3B14DF6F" w14:textId="66326429" w:rsidR="00571AB8" w:rsidRDefault="00571AB8" w:rsidP="00571AB8">
      <w:pPr>
        <w:pStyle w:val="a4"/>
        <w:numPr>
          <w:ilvl w:val="0"/>
          <w:numId w:val="1"/>
        </w:numPr>
      </w:pPr>
      <w:r>
        <w:t>П-</w:t>
      </w:r>
      <w:proofErr w:type="spellStart"/>
      <w:r>
        <w:rPr>
          <w:lang w:val="en-US"/>
        </w:rPr>
        <w:t>IIa</w:t>
      </w:r>
      <w:proofErr w:type="spellEnd"/>
    </w:p>
    <w:p w14:paraId="2DDE9678" w14:textId="77777777" w:rsidR="00571AB8" w:rsidRDefault="00571AB8" w:rsidP="00571AB8">
      <w:pPr>
        <w:pStyle w:val="a4"/>
        <w:numPr>
          <w:ilvl w:val="0"/>
          <w:numId w:val="1"/>
        </w:numPr>
      </w:pPr>
      <w:r>
        <w:t>П-</w:t>
      </w:r>
      <w:r>
        <w:rPr>
          <w:lang w:val="en-US"/>
        </w:rPr>
        <w:t>III</w:t>
      </w:r>
    </w:p>
    <w:p w14:paraId="5185090B" w14:textId="1D42FC87" w:rsidR="00571AB8" w:rsidRDefault="00571AB8" w:rsidP="00571AB8">
      <w:r>
        <w:t>-------</w:t>
      </w:r>
    </w:p>
    <w:p w14:paraId="77B8D7F0" w14:textId="775BDF1F" w:rsidR="00571AB8" w:rsidRDefault="00571AB8" w:rsidP="002A3895">
      <w:r>
        <w:t xml:space="preserve">Для данного задания правильной последовательностью будет только: </w:t>
      </w:r>
      <w:r w:rsidR="002A3895">
        <w:t>П-I П-II П-</w:t>
      </w:r>
      <w:proofErr w:type="spellStart"/>
      <w:r w:rsidR="002A3895">
        <w:t>IIa</w:t>
      </w:r>
      <w:proofErr w:type="spellEnd"/>
      <w:r w:rsidR="002A3895">
        <w:t xml:space="preserve"> П-III</w:t>
      </w:r>
    </w:p>
    <w:p w14:paraId="06856D40" w14:textId="1A8B900A" w:rsidR="00571AB8" w:rsidRDefault="00571AB8" w:rsidP="001D48D6"/>
    <w:p w14:paraId="0D17F367" w14:textId="0A59C9F7" w:rsidR="002A3895" w:rsidRPr="00576721" w:rsidRDefault="002A3895" w:rsidP="002A3895">
      <w:r>
        <w:t>Номер: 12.5.</w:t>
      </w:r>
      <w:r w:rsidR="00CA3A06">
        <w:t>1</w:t>
      </w:r>
      <w:r>
        <w:t>.1.10</w:t>
      </w:r>
      <w:r w:rsidR="006A285C">
        <w:t>12</w:t>
      </w:r>
      <w:r>
        <w:t>.1.0(1)</w:t>
      </w:r>
    </w:p>
    <w:p w14:paraId="3324C12A" w14:textId="65381468" w:rsidR="002A3895" w:rsidRPr="002A3895" w:rsidRDefault="002A3895" w:rsidP="002A3895">
      <w:pPr>
        <w:rPr>
          <w:lang w:val="en-US"/>
        </w:rPr>
      </w:pPr>
      <w:r>
        <w:t>Задание</w:t>
      </w:r>
      <w:r w:rsidRPr="002A3895">
        <w:t xml:space="preserve">: </w:t>
      </w:r>
      <w:r>
        <w:t>Что</w:t>
      </w:r>
      <w:r w:rsidRPr="002A3895">
        <w:t xml:space="preserve"> </w:t>
      </w:r>
      <w:r>
        <w:t>делает</w:t>
      </w:r>
      <w:r w:rsidRPr="002A3895">
        <w:t xml:space="preserve"> </w:t>
      </w:r>
      <w:r>
        <w:t>данная</w:t>
      </w:r>
      <w:r w:rsidRPr="002A3895">
        <w:t xml:space="preserve"> </w:t>
      </w:r>
      <w:r>
        <w:t>программа</w:t>
      </w:r>
      <w:r w:rsidRPr="002A3895">
        <w:t>?</w:t>
      </w:r>
      <w:r>
        <w:t xml:space="preserve"> </w:t>
      </w:r>
      <w:r w:rsidRPr="002A3895">
        <w:rPr>
          <w:lang w:val="en-US"/>
        </w:rPr>
        <w:t>IF Voltage&gt;220 THEN Current:=Current - 10; ELSE Current:=50; Speed:= ON; END_</w:t>
      </w:r>
      <w:proofErr w:type="gramStart"/>
      <w:r w:rsidRPr="002A3895">
        <w:rPr>
          <w:lang w:val="en-US"/>
        </w:rPr>
        <w:t>IF;</w:t>
      </w:r>
      <w:proofErr w:type="gramEnd"/>
    </w:p>
    <w:p w14:paraId="63CDD1B1" w14:textId="77777777" w:rsidR="002A3895" w:rsidRDefault="002A3895" w:rsidP="002A3895">
      <w:r>
        <w:t>Ответы:</w:t>
      </w:r>
    </w:p>
    <w:p w14:paraId="24386B5E" w14:textId="4C469388" w:rsidR="002A3895" w:rsidRDefault="002A3895" w:rsidP="002A3895">
      <w:pPr>
        <w:pStyle w:val="a4"/>
        <w:numPr>
          <w:ilvl w:val="0"/>
          <w:numId w:val="1"/>
        </w:numPr>
      </w:pPr>
      <w:r>
        <w:t xml:space="preserve">Если V&gt;220 В, то уменьшить ток на 10, </w:t>
      </w:r>
      <w:proofErr w:type="gramStart"/>
      <w:r>
        <w:t>Иначе</w:t>
      </w:r>
      <w:proofErr w:type="gramEnd"/>
      <w:r>
        <w:t xml:space="preserve"> Установить</w:t>
      </w:r>
      <w:r w:rsidRPr="002A3895">
        <w:t xml:space="preserve"> </w:t>
      </w:r>
      <w:r>
        <w:t>ток</w:t>
      </w:r>
      <w:r w:rsidRPr="002A3895">
        <w:t xml:space="preserve"> 50</w:t>
      </w:r>
      <w:r>
        <w:t>А</w:t>
      </w:r>
      <w:r w:rsidRPr="002A3895">
        <w:t xml:space="preserve"> </w:t>
      </w:r>
      <w:r>
        <w:t>и</w:t>
      </w:r>
      <w:r w:rsidRPr="002A3895">
        <w:t xml:space="preserve"> </w:t>
      </w:r>
      <w:r>
        <w:t>включить</w:t>
      </w:r>
      <w:r w:rsidRPr="002A3895">
        <w:t xml:space="preserve"> </w:t>
      </w:r>
      <w:r>
        <w:t>мотор</w:t>
      </w:r>
    </w:p>
    <w:p w14:paraId="66DAAE55" w14:textId="35865A59" w:rsidR="002A3895" w:rsidRDefault="002A3895" w:rsidP="002A3895">
      <w:pPr>
        <w:pStyle w:val="a4"/>
        <w:numPr>
          <w:ilvl w:val="0"/>
          <w:numId w:val="1"/>
        </w:numPr>
      </w:pPr>
      <w:r>
        <w:t xml:space="preserve">Если V&gt;220 В, то уменьшить ток на 10, </w:t>
      </w:r>
      <w:proofErr w:type="gramStart"/>
      <w:r>
        <w:t>Иначе</w:t>
      </w:r>
      <w:proofErr w:type="gramEnd"/>
      <w:r>
        <w:t xml:space="preserve"> Установить</w:t>
      </w:r>
      <w:r w:rsidRPr="002A3895">
        <w:t xml:space="preserve"> </w:t>
      </w:r>
      <w:r>
        <w:t>ток</w:t>
      </w:r>
      <w:r w:rsidRPr="002A3895">
        <w:t xml:space="preserve"> 50</w:t>
      </w:r>
      <w:r>
        <w:t>А</w:t>
      </w:r>
      <w:r w:rsidRPr="002A3895">
        <w:t xml:space="preserve"> </w:t>
      </w:r>
      <w:r>
        <w:t>и</w:t>
      </w:r>
      <w:r w:rsidRPr="002A3895">
        <w:t xml:space="preserve"> </w:t>
      </w:r>
      <w:r>
        <w:t>увеличить скорость</w:t>
      </w:r>
    </w:p>
    <w:p w14:paraId="3035EB3B" w14:textId="60A59C8B" w:rsidR="002A3895" w:rsidRDefault="002A3895" w:rsidP="002A3895">
      <w:pPr>
        <w:pStyle w:val="a4"/>
        <w:numPr>
          <w:ilvl w:val="0"/>
          <w:numId w:val="1"/>
        </w:numPr>
      </w:pPr>
      <w:r>
        <w:t>Если V</w:t>
      </w:r>
      <w:r w:rsidRPr="002A3895">
        <w:t>&lt;</w:t>
      </w:r>
      <w:r>
        <w:t xml:space="preserve">220 В, то уменьшить ток на 10, </w:t>
      </w:r>
      <w:proofErr w:type="gramStart"/>
      <w:r>
        <w:t>Иначе</w:t>
      </w:r>
      <w:proofErr w:type="gramEnd"/>
      <w:r>
        <w:t xml:space="preserve"> Установить</w:t>
      </w:r>
      <w:r w:rsidRPr="002A3895">
        <w:t xml:space="preserve"> </w:t>
      </w:r>
      <w:r>
        <w:t>ток</w:t>
      </w:r>
      <w:r w:rsidRPr="002A3895">
        <w:t xml:space="preserve"> 50</w:t>
      </w:r>
      <w:r>
        <w:t>А</w:t>
      </w:r>
      <w:r w:rsidRPr="002A3895">
        <w:t xml:space="preserve"> </w:t>
      </w:r>
      <w:r>
        <w:t>и</w:t>
      </w:r>
      <w:r w:rsidRPr="002A3895">
        <w:t xml:space="preserve"> </w:t>
      </w:r>
      <w:r>
        <w:t>включить</w:t>
      </w:r>
      <w:r w:rsidRPr="002A3895">
        <w:t xml:space="preserve"> </w:t>
      </w:r>
      <w:r>
        <w:t>мотор</w:t>
      </w:r>
    </w:p>
    <w:p w14:paraId="04347AB0" w14:textId="57D654A0" w:rsidR="002A3895" w:rsidRDefault="002A3895" w:rsidP="002A3895">
      <w:pPr>
        <w:pStyle w:val="a4"/>
        <w:numPr>
          <w:ilvl w:val="0"/>
          <w:numId w:val="1"/>
        </w:numPr>
      </w:pPr>
      <w:r>
        <w:t>Если V</w:t>
      </w:r>
      <w:r w:rsidRPr="002A3895">
        <w:t>&lt;</w:t>
      </w:r>
      <w:r>
        <w:t xml:space="preserve">220 В, то уменьшить ток на 10, </w:t>
      </w:r>
      <w:proofErr w:type="gramStart"/>
      <w:r>
        <w:t>Иначе</w:t>
      </w:r>
      <w:proofErr w:type="gramEnd"/>
      <w:r>
        <w:t xml:space="preserve"> Установить</w:t>
      </w:r>
      <w:r w:rsidRPr="002A3895">
        <w:t xml:space="preserve"> </w:t>
      </w:r>
      <w:r>
        <w:t>ток</w:t>
      </w:r>
      <w:r w:rsidRPr="002A3895">
        <w:t xml:space="preserve"> 50</w:t>
      </w:r>
      <w:r>
        <w:t>А</w:t>
      </w:r>
      <w:r w:rsidRPr="002A3895">
        <w:t xml:space="preserve"> </w:t>
      </w:r>
      <w:r>
        <w:t>и</w:t>
      </w:r>
      <w:r w:rsidRPr="002A3895">
        <w:t xml:space="preserve"> </w:t>
      </w:r>
      <w:r>
        <w:t>увеличить скорость</w:t>
      </w:r>
    </w:p>
    <w:p w14:paraId="4C7373F6" w14:textId="77777777" w:rsidR="002A3895" w:rsidRDefault="002A3895" w:rsidP="002A3895">
      <w:pPr>
        <w:pStyle w:val="a4"/>
        <w:numPr>
          <w:ilvl w:val="0"/>
          <w:numId w:val="1"/>
        </w:numPr>
      </w:pPr>
    </w:p>
    <w:p w14:paraId="44F2129C" w14:textId="77777777" w:rsidR="002A3895" w:rsidRDefault="002A3895" w:rsidP="002A3895">
      <w:r>
        <w:t>-------</w:t>
      </w:r>
    </w:p>
    <w:p w14:paraId="15C0B7DA" w14:textId="12699F3B" w:rsidR="002A3895" w:rsidRDefault="002A3895" w:rsidP="002A3895">
      <w:r>
        <w:t>Правильный ответ</w:t>
      </w:r>
      <w:proofErr w:type="gramStart"/>
      <w:r>
        <w:t xml:space="preserve">: </w:t>
      </w:r>
      <w:r w:rsidRPr="002A3895">
        <w:t>Если</w:t>
      </w:r>
      <w:proofErr w:type="gramEnd"/>
      <w:r w:rsidRPr="002A3895">
        <w:t xml:space="preserve"> V&gt;220 В, то уменьшить ток на 10, Иначе Установить ток 50А и включить мотор</w:t>
      </w:r>
    </w:p>
    <w:p w14:paraId="77219922" w14:textId="3227D5C7" w:rsidR="002A3895" w:rsidRDefault="002A3895" w:rsidP="001D48D6"/>
    <w:p w14:paraId="048798AE" w14:textId="0B9D9360" w:rsidR="006A285C" w:rsidRPr="00576721" w:rsidDel="00DF5BFB" w:rsidRDefault="006A285C" w:rsidP="006A285C">
      <w:pPr>
        <w:rPr>
          <w:del w:id="401" w:author="Фанур А Баязитов" w:date="2022-11-24T11:39:00Z"/>
        </w:rPr>
      </w:pPr>
      <w:del w:id="402" w:author="Фанур А Баязитов" w:date="2022-11-24T11:39:00Z">
        <w:r w:rsidDel="00DF5BFB">
          <w:delText>Номер: 12.5.</w:delText>
        </w:r>
        <w:r w:rsidR="00CA3A06" w:rsidDel="00DF5BFB">
          <w:delText>2</w:delText>
        </w:r>
        <w:r w:rsidDel="00DF5BFB">
          <w:delText>.3.1013.3.0(1)</w:delText>
        </w:r>
      </w:del>
    </w:p>
    <w:p w14:paraId="60F90DD2" w14:textId="3268D350" w:rsidR="006A285C" w:rsidDel="00DF5BFB" w:rsidRDefault="006A285C" w:rsidP="006A285C">
      <w:pPr>
        <w:rPr>
          <w:del w:id="403" w:author="Фанур А Баязитов" w:date="2022-11-24T11:39:00Z"/>
        </w:rPr>
      </w:pPr>
      <w:del w:id="404" w:author="Фанур А Баязитов" w:date="2022-11-24T11:39:00Z">
        <w:r w:rsidDel="00DF5BFB">
          <w:delText>Задание: _____ повреждения - допустимое количество которых определяют уровень искробезопасности цепи.</w:delText>
        </w:r>
      </w:del>
    </w:p>
    <w:p w14:paraId="4D941D7C" w14:textId="07250312" w:rsidR="006A285C" w:rsidDel="00DF5BFB" w:rsidRDefault="006A285C" w:rsidP="006A285C">
      <w:pPr>
        <w:rPr>
          <w:del w:id="405" w:author="Фанур А Баязитов" w:date="2022-11-24T11:39:00Z"/>
        </w:rPr>
      </w:pPr>
      <w:del w:id="406" w:author="Фанур А Баязитов" w:date="2022-11-24T11:39:00Z">
        <w:r w:rsidDel="00DF5BFB">
          <w:delText>Ответы:</w:delText>
        </w:r>
      </w:del>
    </w:p>
    <w:p w14:paraId="463C02FA" w14:textId="6349A88E" w:rsidR="006A285C" w:rsidDel="00DF5BFB" w:rsidRDefault="006A285C" w:rsidP="006A285C">
      <w:pPr>
        <w:pStyle w:val="a4"/>
        <w:numPr>
          <w:ilvl w:val="0"/>
          <w:numId w:val="1"/>
        </w:numPr>
        <w:rPr>
          <w:del w:id="407" w:author="Фанур А Баязитов" w:date="2022-11-24T11:39:00Z"/>
        </w:rPr>
      </w:pPr>
      <w:del w:id="408" w:author="Фанур А Баязитов" w:date="2022-11-24T11:39:00Z">
        <w:r w:rsidDel="00DF5BFB">
          <w:delText>Учитываемые</w:delText>
        </w:r>
      </w:del>
    </w:p>
    <w:p w14:paraId="074AFE00" w14:textId="3ACC4CA4" w:rsidR="006A285C" w:rsidDel="00DF5BFB" w:rsidRDefault="006A285C" w:rsidP="006A285C">
      <w:pPr>
        <w:rPr>
          <w:del w:id="409" w:author="Фанур А Баязитов" w:date="2022-11-24T11:39:00Z"/>
        </w:rPr>
      </w:pPr>
      <w:del w:id="410" w:author="Фанур А Баязитов" w:date="2022-11-24T11:39:00Z">
        <w:r w:rsidDel="00DF5BFB">
          <w:delText>-------</w:delText>
        </w:r>
      </w:del>
    </w:p>
    <w:p w14:paraId="62FEFCEC" w14:textId="68D0F0E2" w:rsidR="006A285C" w:rsidRPr="004F16DC" w:rsidDel="00DF5BFB" w:rsidRDefault="006A285C" w:rsidP="006A285C">
      <w:pPr>
        <w:rPr>
          <w:del w:id="411" w:author="Фанур А Баязитов" w:date="2022-11-24T11:39:00Z"/>
        </w:rPr>
      </w:pPr>
      <w:del w:id="412" w:author="Фанур А Баязитов" w:date="2022-11-24T11:39:00Z">
        <w:r w:rsidRPr="00311875" w:rsidDel="00DF5BFB">
          <w:delText>Для данного задания правильным ответом будет текст «</w:delText>
        </w:r>
        <w:r w:rsidRPr="006A285C" w:rsidDel="00DF5BFB">
          <w:delText>Учитываемые</w:delText>
        </w:r>
        <w:r w:rsidRPr="00311875" w:rsidDel="00DF5BFB">
          <w:delText>», введенный в специальное поле</w:delText>
        </w:r>
      </w:del>
    </w:p>
    <w:p w14:paraId="3D411320" w14:textId="5074EDE1" w:rsidR="006A285C" w:rsidRDefault="006A285C" w:rsidP="001D48D6">
      <w:pPr>
        <w:rPr>
          <w:ins w:id="413" w:author="Фанур А Баязитов" w:date="2022-11-24T11:39:00Z"/>
        </w:rPr>
      </w:pPr>
    </w:p>
    <w:p w14:paraId="38C4F14B" w14:textId="1F49853E" w:rsidR="00AB6990" w:rsidRPr="00576721" w:rsidRDefault="00AB6990" w:rsidP="00AB6990">
      <w:pPr>
        <w:rPr>
          <w:ins w:id="414" w:author="Фанур А Баязитов" w:date="2022-11-24T11:40:00Z"/>
        </w:rPr>
      </w:pPr>
      <w:ins w:id="415" w:author="Фанур А Баязитов" w:date="2022-11-24T11:40:00Z">
        <w:r>
          <w:t>Номер: 12.5.</w:t>
        </w:r>
        <w:r w:rsidRPr="00AB6990">
          <w:rPr>
            <w:rPrChange w:id="416" w:author="Фанур А Баязитов" w:date="2022-11-24T11:41:00Z">
              <w:rPr>
                <w:lang w:val="en-US"/>
              </w:rPr>
            </w:rPrChange>
          </w:rPr>
          <w:t>1</w:t>
        </w:r>
        <w:r>
          <w:t>.1.101</w:t>
        </w:r>
        <w:r w:rsidRPr="00AB6990">
          <w:rPr>
            <w:rPrChange w:id="417" w:author="Фанур А Баязитов" w:date="2022-11-24T11:41:00Z">
              <w:rPr>
                <w:lang w:val="en-US"/>
              </w:rPr>
            </w:rPrChange>
          </w:rPr>
          <w:t>3</w:t>
        </w:r>
        <w:r>
          <w:t>.1.0(1)</w:t>
        </w:r>
      </w:ins>
    </w:p>
    <w:p w14:paraId="7669A308" w14:textId="4098D502" w:rsidR="00AB6990" w:rsidRDefault="00AB6990" w:rsidP="00AB6990">
      <w:pPr>
        <w:rPr>
          <w:ins w:id="418" w:author="Фанур А Баязитов" w:date="2022-11-24T11:40:00Z"/>
        </w:rPr>
      </w:pPr>
      <w:ins w:id="419" w:author="Фанур А Баязитов" w:date="2022-11-24T11:40:00Z">
        <w:r>
          <w:t xml:space="preserve">Задание: Преимущество языка </w:t>
        </w:r>
        <w:r>
          <w:rPr>
            <w:lang w:val="en-US"/>
          </w:rPr>
          <w:t>ST</w:t>
        </w:r>
        <w:r w:rsidRPr="00AB6990">
          <w:rPr>
            <w:rPrChange w:id="420" w:author="Фанур А Баязитов" w:date="2022-11-24T11:41:00Z">
              <w:rPr>
                <w:lang w:val="en-US"/>
              </w:rPr>
            </w:rPrChange>
          </w:rPr>
          <w:t xml:space="preserve"> </w:t>
        </w:r>
        <w:r>
          <w:t>заключается в</w:t>
        </w:r>
      </w:ins>
      <w:ins w:id="421" w:author="Фанур А Баязитов" w:date="2022-11-24T11:41:00Z">
        <w:r>
          <w:t xml:space="preserve"> том, что</w:t>
        </w:r>
      </w:ins>
      <w:ins w:id="422" w:author="Фанур А Баязитов" w:date="2022-11-24T11:40:00Z">
        <w:r>
          <w:t>:</w:t>
        </w:r>
      </w:ins>
    </w:p>
    <w:p w14:paraId="4DA07379" w14:textId="77777777" w:rsidR="00AB6990" w:rsidRDefault="00AB6990" w:rsidP="00AB6990">
      <w:pPr>
        <w:rPr>
          <w:ins w:id="423" w:author="Фанур А Баязитов" w:date="2022-11-24T11:40:00Z"/>
        </w:rPr>
      </w:pPr>
      <w:ins w:id="424" w:author="Фанур А Баязитов" w:date="2022-11-24T11:40:00Z">
        <w:r>
          <w:t>Ответы:</w:t>
        </w:r>
      </w:ins>
    </w:p>
    <w:p w14:paraId="051A998B" w14:textId="38895B53" w:rsidR="00AB6990" w:rsidRDefault="00AB6990" w:rsidP="00AB6990">
      <w:pPr>
        <w:pStyle w:val="a4"/>
        <w:numPr>
          <w:ilvl w:val="0"/>
          <w:numId w:val="1"/>
        </w:numPr>
        <w:rPr>
          <w:ins w:id="425" w:author="Фанур А Баязитов" w:date="2022-11-24T11:41:00Z"/>
        </w:rPr>
      </w:pPr>
      <w:ins w:id="426" w:author="Фанур А Баязитов" w:date="2022-11-24T11:41:00Z">
        <w:r>
          <w:t>скорость работы программы, написанной на ST, гораздо быстрее, чем программы созданные на графических языках</w:t>
        </w:r>
      </w:ins>
    </w:p>
    <w:p w14:paraId="08814CEE" w14:textId="5165F404" w:rsidR="00AB6990" w:rsidRDefault="00AB6990" w:rsidP="00AB6990">
      <w:pPr>
        <w:pStyle w:val="a4"/>
        <w:numPr>
          <w:ilvl w:val="0"/>
          <w:numId w:val="1"/>
        </w:numPr>
        <w:rPr>
          <w:ins w:id="427" w:author="Фанур А Баязитов" w:date="2022-11-24T11:41:00Z"/>
        </w:rPr>
      </w:pPr>
      <w:ins w:id="428" w:author="Фанур А Баязитов" w:date="2022-11-24T11:41:00Z">
        <w:r>
          <w:t>изображени</w:t>
        </w:r>
      </w:ins>
      <w:ins w:id="429" w:author="Фанур А Баязитов" w:date="2022-11-24T11:42:00Z">
        <w:r>
          <w:t>я</w:t>
        </w:r>
      </w:ins>
      <w:ins w:id="430" w:author="Фанур А Баязитов" w:date="2022-11-24T11:41:00Z">
        <w:r>
          <w:t xml:space="preserve"> блоков, нарисованных в </w:t>
        </w:r>
        <w:r>
          <w:rPr>
            <w:lang w:val="en-US"/>
          </w:rPr>
          <w:t>ST</w:t>
        </w:r>
        <w:r w:rsidRPr="00AB6990">
          <w:rPr>
            <w:rPrChange w:id="431" w:author="Фанур А Баязитов" w:date="2022-11-24T11:41:00Z">
              <w:rPr>
                <w:lang w:val="en-US"/>
              </w:rPr>
            </w:rPrChange>
          </w:rPr>
          <w:t xml:space="preserve">, </w:t>
        </w:r>
      </w:ins>
      <w:ins w:id="432" w:author="Фанур А Баязитов" w:date="2022-11-24T11:42:00Z">
        <w:r>
          <w:t>легче воспринимаются оператором</w:t>
        </w:r>
      </w:ins>
    </w:p>
    <w:p w14:paraId="0E8C577F" w14:textId="77777777" w:rsidR="00AB6990" w:rsidRDefault="00AB6990" w:rsidP="00AB6990">
      <w:pPr>
        <w:rPr>
          <w:ins w:id="433" w:author="Фанур А Баязитов" w:date="2022-11-24T11:40:00Z"/>
        </w:rPr>
      </w:pPr>
      <w:ins w:id="434" w:author="Фанур А Баязитов" w:date="2022-11-24T11:40:00Z">
        <w:r>
          <w:t>-------</w:t>
        </w:r>
      </w:ins>
    </w:p>
    <w:p w14:paraId="39055CAF" w14:textId="6AD60F4D" w:rsidR="00AB6990" w:rsidRDefault="00AB6990" w:rsidP="00AB6990">
      <w:pPr>
        <w:rPr>
          <w:ins w:id="435" w:author="Фанур А Баязитов" w:date="2022-11-24T11:40:00Z"/>
        </w:rPr>
      </w:pPr>
      <w:ins w:id="436" w:author="Фанур А Баязитов" w:date="2022-11-24T11:40:00Z">
        <w:r>
          <w:t xml:space="preserve">Правильный ответ: </w:t>
        </w:r>
      </w:ins>
      <w:ins w:id="437" w:author="Фанур А Баязитов" w:date="2022-11-24T11:42:00Z">
        <w:r w:rsidRPr="00AB6990">
          <w:t>скорость работы программы, написанной на ST, гораздо быстрее, чем программы созданные на графических языках</w:t>
        </w:r>
      </w:ins>
    </w:p>
    <w:p w14:paraId="30D6AFAC" w14:textId="69DDD7C0" w:rsidR="00DF5BFB" w:rsidRDefault="00DF5BFB" w:rsidP="001D48D6">
      <w:pPr>
        <w:rPr>
          <w:ins w:id="438" w:author="Фанур А Баязитов" w:date="2022-11-24T11:39:00Z"/>
        </w:rPr>
      </w:pPr>
    </w:p>
    <w:p w14:paraId="7EAAC108" w14:textId="77777777" w:rsidR="00DF5BFB" w:rsidRDefault="00DF5BFB" w:rsidP="001D48D6"/>
    <w:p w14:paraId="23FA494E" w14:textId="54709897" w:rsidR="006A285C" w:rsidRPr="00576721" w:rsidDel="00AB6990" w:rsidRDefault="006A285C" w:rsidP="006A285C">
      <w:pPr>
        <w:rPr>
          <w:del w:id="439" w:author="Фанур А Баязитов" w:date="2022-11-24T11:43:00Z"/>
        </w:rPr>
      </w:pPr>
      <w:del w:id="440" w:author="Фанур А Баязитов" w:date="2022-11-24T11:43:00Z">
        <w:r w:rsidDel="00AB6990">
          <w:delText>Номер: 12.5.</w:delText>
        </w:r>
        <w:r w:rsidR="00CA3A06" w:rsidDel="00AB6990">
          <w:delText>2</w:delText>
        </w:r>
        <w:r w:rsidDel="00AB6990">
          <w:delText>.3.1014.3.0(1)</w:delText>
        </w:r>
      </w:del>
    </w:p>
    <w:p w14:paraId="53DAF267" w14:textId="089546EC" w:rsidR="006A285C" w:rsidDel="00AB6990" w:rsidRDefault="006A285C" w:rsidP="006A285C">
      <w:pPr>
        <w:rPr>
          <w:del w:id="441" w:author="Фанур А Баязитов" w:date="2022-11-24T11:43:00Z"/>
        </w:rPr>
      </w:pPr>
      <w:del w:id="442" w:author="Фанур А Баязитов" w:date="2022-11-24T11:43:00Z">
        <w:r w:rsidDel="00AB6990">
          <w:delText>Задание: _____ повреждения - считается, что такое повреждение всегда имеет место. Например, повреждения зазоров шириной менее 0,5 мм.</w:delText>
        </w:r>
      </w:del>
    </w:p>
    <w:p w14:paraId="119234AF" w14:textId="4B8E19CC" w:rsidR="006A285C" w:rsidDel="00AB6990" w:rsidRDefault="006A285C" w:rsidP="006A285C">
      <w:pPr>
        <w:rPr>
          <w:del w:id="443" w:author="Фанур А Баязитов" w:date="2022-11-24T11:43:00Z"/>
        </w:rPr>
      </w:pPr>
      <w:del w:id="444" w:author="Фанур А Баязитов" w:date="2022-11-24T11:43:00Z">
        <w:r w:rsidDel="00AB6990">
          <w:delText>Ответы:</w:delText>
        </w:r>
      </w:del>
    </w:p>
    <w:p w14:paraId="30FBDA31" w14:textId="4BBAB4A6" w:rsidR="006A285C" w:rsidDel="00AB6990" w:rsidRDefault="006A285C" w:rsidP="006A285C">
      <w:pPr>
        <w:pStyle w:val="a4"/>
        <w:numPr>
          <w:ilvl w:val="0"/>
          <w:numId w:val="1"/>
        </w:numPr>
        <w:rPr>
          <w:del w:id="445" w:author="Фанур А Баязитов" w:date="2022-11-24T11:43:00Z"/>
        </w:rPr>
      </w:pPr>
      <w:del w:id="446" w:author="Фанур А Баязитов" w:date="2022-11-24T11:43:00Z">
        <w:r w:rsidDel="00AB6990">
          <w:delText>Неучитываемые</w:delText>
        </w:r>
      </w:del>
    </w:p>
    <w:p w14:paraId="48EE619E" w14:textId="2CC6C19F" w:rsidR="006A285C" w:rsidDel="00AB6990" w:rsidRDefault="006A285C" w:rsidP="006A285C">
      <w:pPr>
        <w:rPr>
          <w:del w:id="447" w:author="Фанур А Баязитов" w:date="2022-11-24T11:43:00Z"/>
        </w:rPr>
      </w:pPr>
      <w:del w:id="448" w:author="Фанур А Баязитов" w:date="2022-11-24T11:43:00Z">
        <w:r w:rsidDel="00AB6990">
          <w:delText>-------</w:delText>
        </w:r>
      </w:del>
    </w:p>
    <w:p w14:paraId="7C23BFBD" w14:textId="04D471DE" w:rsidR="006A285C" w:rsidRPr="004F16DC" w:rsidDel="00AB6990" w:rsidRDefault="006A285C" w:rsidP="006A285C">
      <w:pPr>
        <w:rPr>
          <w:del w:id="449" w:author="Фанур А Баязитов" w:date="2022-11-24T11:43:00Z"/>
        </w:rPr>
      </w:pPr>
      <w:del w:id="450" w:author="Фанур А Баязитов" w:date="2022-11-24T11:43:00Z">
        <w:r w:rsidRPr="00311875" w:rsidDel="00AB6990">
          <w:delText>Для данного задания правильным ответом будет текст «</w:delText>
        </w:r>
        <w:r w:rsidDel="00AB6990">
          <w:delText>Неу</w:delText>
        </w:r>
        <w:r w:rsidRPr="006A285C" w:rsidDel="00AB6990">
          <w:delText>читываемые</w:delText>
        </w:r>
        <w:r w:rsidRPr="00311875" w:rsidDel="00AB6990">
          <w:delText>», введенный в специальное поле</w:delText>
        </w:r>
      </w:del>
    </w:p>
    <w:p w14:paraId="4AFE972C" w14:textId="6A81F5DF" w:rsidR="006A285C" w:rsidRDefault="006A285C" w:rsidP="001D48D6">
      <w:pPr>
        <w:rPr>
          <w:ins w:id="451" w:author="Фанур А Баязитов" w:date="2022-11-24T11:43:00Z"/>
        </w:rPr>
      </w:pPr>
    </w:p>
    <w:p w14:paraId="686362B5" w14:textId="7347F2BA" w:rsidR="00AB6990" w:rsidRPr="00576721" w:rsidRDefault="00AB6990" w:rsidP="00AB6990">
      <w:pPr>
        <w:rPr>
          <w:ins w:id="452" w:author="Фанур А Баязитов" w:date="2022-11-24T11:43:00Z"/>
        </w:rPr>
      </w:pPr>
      <w:ins w:id="453" w:author="Фанур А Баязитов" w:date="2022-11-24T11:43:00Z">
        <w:r>
          <w:t>Номер: 12.5.</w:t>
        </w:r>
      </w:ins>
      <w:ins w:id="454" w:author="Фанур А Баязитов" w:date="2022-11-24T11:46:00Z">
        <w:r>
          <w:t>1</w:t>
        </w:r>
      </w:ins>
      <w:ins w:id="455" w:author="Фанур А Баязитов" w:date="2022-11-24T11:43:00Z">
        <w:r>
          <w:t>.3.1014.3.0(1)</w:t>
        </w:r>
      </w:ins>
    </w:p>
    <w:p w14:paraId="47CEA9D9" w14:textId="7078226B" w:rsidR="00AB6990" w:rsidRDefault="00AB6990" w:rsidP="00AB6990">
      <w:pPr>
        <w:rPr>
          <w:ins w:id="456" w:author="Фанур А Баязитов" w:date="2022-11-24T11:43:00Z"/>
        </w:rPr>
      </w:pPr>
      <w:ins w:id="457" w:author="Фанур А Баязитов" w:date="2022-11-24T11:43:00Z">
        <w:r>
          <w:t xml:space="preserve">Задание: </w:t>
        </w:r>
        <w:r>
          <w:rPr>
            <w:lang w:val="en-US"/>
          </w:rPr>
          <w:t>Function</w:t>
        </w:r>
        <w:r w:rsidRPr="00AB6990">
          <w:rPr>
            <w:rPrChange w:id="458" w:author="Фанур А Баязитов" w:date="2022-11-24T11:44:00Z">
              <w:rPr>
                <w:lang w:val="en-US"/>
              </w:rPr>
            </w:rPrChange>
          </w:rPr>
          <w:t xml:space="preserve"> </w:t>
        </w:r>
        <w:r>
          <w:rPr>
            <w:lang w:val="en-US"/>
          </w:rPr>
          <w:t>block</w:t>
        </w:r>
        <w:r w:rsidRPr="00AB6990">
          <w:rPr>
            <w:rPrChange w:id="459" w:author="Фанур А Баязитов" w:date="2022-11-24T11:44:00Z">
              <w:rPr>
                <w:lang w:val="en-US"/>
              </w:rPr>
            </w:rPrChange>
          </w:rPr>
          <w:t xml:space="preserve"> </w:t>
        </w:r>
        <w:r>
          <w:rPr>
            <w:lang w:val="en-US"/>
          </w:rPr>
          <w:t>diagram</w:t>
        </w:r>
        <w:r w:rsidRPr="00AB6990">
          <w:rPr>
            <w:rPrChange w:id="460" w:author="Фанур А Баязитов" w:date="2022-11-24T11:44:00Z">
              <w:rPr>
                <w:lang w:val="en-US"/>
              </w:rPr>
            </w:rPrChange>
          </w:rPr>
          <w:t xml:space="preserve"> (</w:t>
        </w:r>
        <w:r>
          <w:rPr>
            <w:lang w:val="en-US"/>
          </w:rPr>
          <w:t>FBD</w:t>
        </w:r>
        <w:r w:rsidRPr="00AB6990">
          <w:rPr>
            <w:rPrChange w:id="461" w:author="Фанур А Баязитов" w:date="2022-11-24T11:44:00Z">
              <w:rPr>
                <w:lang w:val="en-US"/>
              </w:rPr>
            </w:rPrChange>
          </w:rPr>
          <w:t xml:space="preserve">) </w:t>
        </w:r>
        <w:r>
          <w:t>являет</w:t>
        </w:r>
      </w:ins>
      <w:ins w:id="462" w:author="Фанур А Баязитов" w:date="2022-11-24T11:44:00Z">
        <w:r>
          <w:t>ся _____ языком и наиболее удобен для программирования процессов прохождения сигналов через функциональные блоки</w:t>
        </w:r>
      </w:ins>
      <w:ins w:id="463" w:author="Фанур А Баязитов" w:date="2022-11-24T11:43:00Z">
        <w:r>
          <w:t>.</w:t>
        </w:r>
      </w:ins>
    </w:p>
    <w:p w14:paraId="5E56B97B" w14:textId="77777777" w:rsidR="00AB6990" w:rsidRDefault="00AB6990" w:rsidP="00AB6990">
      <w:pPr>
        <w:rPr>
          <w:ins w:id="464" w:author="Фанур А Баязитов" w:date="2022-11-24T11:43:00Z"/>
        </w:rPr>
      </w:pPr>
      <w:ins w:id="465" w:author="Фанур А Баязитов" w:date="2022-11-24T11:43:00Z">
        <w:r>
          <w:t>Ответы:</w:t>
        </w:r>
      </w:ins>
    </w:p>
    <w:p w14:paraId="401680BF" w14:textId="12CFCDAB" w:rsidR="00AB6990" w:rsidRDefault="00AB6990" w:rsidP="00AB6990">
      <w:pPr>
        <w:pStyle w:val="a4"/>
        <w:numPr>
          <w:ilvl w:val="0"/>
          <w:numId w:val="1"/>
        </w:numPr>
        <w:rPr>
          <w:ins w:id="466" w:author="Фанур А Баязитов" w:date="2022-11-24T11:43:00Z"/>
        </w:rPr>
      </w:pPr>
      <w:ins w:id="467" w:author="Фанур А Баязитов" w:date="2022-11-24T11:44:00Z">
        <w:r>
          <w:t>графическим</w:t>
        </w:r>
      </w:ins>
    </w:p>
    <w:p w14:paraId="3A55E9CB" w14:textId="77777777" w:rsidR="00AB6990" w:rsidRDefault="00AB6990" w:rsidP="00AB6990">
      <w:pPr>
        <w:rPr>
          <w:ins w:id="468" w:author="Фанур А Баязитов" w:date="2022-11-24T11:43:00Z"/>
        </w:rPr>
      </w:pPr>
      <w:ins w:id="469" w:author="Фанур А Баязитов" w:date="2022-11-24T11:43:00Z">
        <w:r>
          <w:t>-------</w:t>
        </w:r>
      </w:ins>
    </w:p>
    <w:p w14:paraId="0CF6D263" w14:textId="5C01450E" w:rsidR="00AB6990" w:rsidRPr="004F16DC" w:rsidRDefault="00AB6990" w:rsidP="00AB6990">
      <w:pPr>
        <w:rPr>
          <w:ins w:id="470" w:author="Фанур А Баязитов" w:date="2022-11-24T11:43:00Z"/>
        </w:rPr>
      </w:pPr>
      <w:ins w:id="471" w:author="Фанур А Баязитов" w:date="2022-11-24T11:43:00Z">
        <w:r w:rsidRPr="00311875">
          <w:t>Для данного задания правильным ответом будет текст «</w:t>
        </w:r>
      </w:ins>
      <w:ins w:id="472" w:author="Фанур А Баязитов" w:date="2022-11-24T11:44:00Z">
        <w:r>
          <w:t>графическим</w:t>
        </w:r>
      </w:ins>
      <w:ins w:id="473" w:author="Фанур А Баязитов" w:date="2022-11-24T11:43:00Z">
        <w:r w:rsidRPr="00311875">
          <w:t>», введенный в специальное поле</w:t>
        </w:r>
      </w:ins>
    </w:p>
    <w:p w14:paraId="1A4E45F2" w14:textId="6CC07756" w:rsidR="00AB6990" w:rsidDel="00AB6990" w:rsidRDefault="00AB6990" w:rsidP="001D48D6">
      <w:pPr>
        <w:rPr>
          <w:del w:id="474" w:author="Фанур А Баязитов" w:date="2022-11-24T11:45:00Z"/>
        </w:rPr>
      </w:pPr>
    </w:p>
    <w:p w14:paraId="1B0E568B" w14:textId="310F9460" w:rsidR="004916D8" w:rsidRPr="00576721" w:rsidDel="00AB6990" w:rsidRDefault="004916D8" w:rsidP="004916D8">
      <w:pPr>
        <w:rPr>
          <w:del w:id="475" w:author="Фанур А Баязитов" w:date="2022-11-24T11:45:00Z"/>
        </w:rPr>
      </w:pPr>
      <w:del w:id="476" w:author="Фанур А Баязитов" w:date="2022-11-24T11:45:00Z">
        <w:r w:rsidDel="00AB6990">
          <w:delText>Номер: 12.5.</w:delText>
        </w:r>
        <w:r w:rsidR="00CA3A06" w:rsidDel="00AB6990">
          <w:delText>2</w:delText>
        </w:r>
        <w:r w:rsidDel="00AB6990">
          <w:delText>.1.1015.1.0(1)</w:delText>
        </w:r>
      </w:del>
    </w:p>
    <w:p w14:paraId="101AD8C8" w14:textId="7AD3D62C" w:rsidR="004916D8" w:rsidDel="00AB6990" w:rsidRDefault="004916D8" w:rsidP="004916D8">
      <w:pPr>
        <w:rPr>
          <w:del w:id="477" w:author="Фанур А Баязитов" w:date="2022-11-24T11:45:00Z"/>
        </w:rPr>
      </w:pPr>
      <w:del w:id="478" w:author="Фанур А Баязитов" w:date="2022-11-24T11:45:00Z">
        <w:r w:rsidDel="00AB6990">
          <w:delText xml:space="preserve">Задание: </w:delText>
        </w:r>
        <w:r w:rsidRPr="004916D8" w:rsidDel="00AB6990">
          <w:delText>Искробезопасной называют электрическую цепь</w:delText>
        </w:r>
        <w:r w:rsidDel="00AB6990">
          <w:delText>:</w:delText>
        </w:r>
      </w:del>
    </w:p>
    <w:p w14:paraId="70FB32AA" w14:textId="58C2C4CE" w:rsidR="004916D8" w:rsidDel="00AB6990" w:rsidRDefault="004916D8" w:rsidP="004916D8">
      <w:pPr>
        <w:rPr>
          <w:del w:id="479" w:author="Фанур А Баязитов" w:date="2022-11-24T11:45:00Z"/>
        </w:rPr>
      </w:pPr>
      <w:del w:id="480" w:author="Фанур А Баязитов" w:date="2022-11-24T11:45:00Z">
        <w:r w:rsidDel="00AB6990">
          <w:delText>Ответы:</w:delText>
        </w:r>
      </w:del>
    </w:p>
    <w:p w14:paraId="44C1552F" w14:textId="2FFE0EC1" w:rsidR="004916D8" w:rsidDel="00AB6990" w:rsidRDefault="004916D8" w:rsidP="004916D8">
      <w:pPr>
        <w:pStyle w:val="a4"/>
        <w:numPr>
          <w:ilvl w:val="0"/>
          <w:numId w:val="1"/>
        </w:numPr>
        <w:rPr>
          <w:del w:id="481" w:author="Фанур А Баязитов" w:date="2022-11-24T11:45:00Z"/>
        </w:rPr>
      </w:pPr>
      <w:del w:id="482" w:author="Фанур А Баязитов" w:date="2022-11-24T11:45:00Z">
        <w:r w:rsidDel="00AB6990">
          <w:delText>в которой любое искрение не вызывает воспламенение</w:delText>
        </w:r>
      </w:del>
    </w:p>
    <w:p w14:paraId="6FD3A4EE" w14:textId="58E4856E" w:rsidR="004916D8" w:rsidDel="00AB6990" w:rsidRDefault="004916D8" w:rsidP="004916D8">
      <w:pPr>
        <w:pStyle w:val="a4"/>
        <w:numPr>
          <w:ilvl w:val="0"/>
          <w:numId w:val="1"/>
        </w:numPr>
        <w:rPr>
          <w:del w:id="483" w:author="Фанур А Баязитов" w:date="2022-11-24T11:45:00Z"/>
        </w:rPr>
      </w:pPr>
      <w:del w:id="484" w:author="Фанур А Баязитов" w:date="2022-11-24T11:45:00Z">
        <w:r w:rsidDel="00AB6990">
          <w:delText>вероятностью повреждения которого можно пренебречь при анализе</w:delText>
        </w:r>
      </w:del>
    </w:p>
    <w:p w14:paraId="256B445C" w14:textId="0DA9E5A7" w:rsidR="004916D8" w:rsidDel="00AB6990" w:rsidRDefault="004916D8" w:rsidP="004916D8">
      <w:pPr>
        <w:rPr>
          <w:del w:id="485" w:author="Фанур А Баязитов" w:date="2022-11-24T11:45:00Z"/>
        </w:rPr>
      </w:pPr>
      <w:del w:id="486" w:author="Фанур А Баязитов" w:date="2022-11-24T11:45:00Z">
        <w:r w:rsidDel="00AB6990">
          <w:delText>-------</w:delText>
        </w:r>
      </w:del>
    </w:p>
    <w:p w14:paraId="5F60AE5F" w14:textId="200044D4" w:rsidR="004916D8" w:rsidDel="00AB6990" w:rsidRDefault="004916D8" w:rsidP="001D48D6">
      <w:pPr>
        <w:rPr>
          <w:del w:id="487" w:author="Фанур А Баязитов" w:date="2022-11-24T11:45:00Z"/>
        </w:rPr>
      </w:pPr>
      <w:del w:id="488" w:author="Фанур А Баязитов" w:date="2022-11-24T11:45:00Z">
        <w:r w:rsidDel="00AB6990">
          <w:delText xml:space="preserve">Правильный ответ: </w:delText>
        </w:r>
        <w:r w:rsidRPr="004916D8" w:rsidDel="00AB6990">
          <w:delText>в которой любое искрение не вызывает воспламенение</w:delText>
        </w:r>
      </w:del>
    </w:p>
    <w:p w14:paraId="33433C39" w14:textId="4EE522EE" w:rsidR="007E4A08" w:rsidRDefault="007E4A08" w:rsidP="001D48D6">
      <w:pPr>
        <w:rPr>
          <w:ins w:id="489" w:author="Фанур А Баязитов" w:date="2022-11-24T11:45:00Z"/>
        </w:rPr>
      </w:pPr>
    </w:p>
    <w:p w14:paraId="60B8F1C8" w14:textId="566CFE39" w:rsidR="00AB6990" w:rsidRPr="00576721" w:rsidRDefault="00AB6990" w:rsidP="00AB6990">
      <w:pPr>
        <w:rPr>
          <w:ins w:id="490" w:author="Фанур А Баязитов" w:date="2022-11-24T11:45:00Z"/>
        </w:rPr>
      </w:pPr>
      <w:ins w:id="491" w:author="Фанур А Баязитов" w:date="2022-11-24T11:45:00Z">
        <w:r>
          <w:t>Номер: 12.5.1.</w:t>
        </w:r>
      </w:ins>
      <w:ins w:id="492" w:author="Фанур А Баязитов" w:date="2022-11-24T11:46:00Z">
        <w:r>
          <w:t>2</w:t>
        </w:r>
      </w:ins>
      <w:ins w:id="493" w:author="Фанур А Баязитов" w:date="2022-11-24T11:45:00Z">
        <w:r>
          <w:t>.1015.2.0(1)</w:t>
        </w:r>
      </w:ins>
    </w:p>
    <w:p w14:paraId="32206FFB" w14:textId="360B73C2" w:rsidR="00AB6990" w:rsidRDefault="00AB6990" w:rsidP="00AB6990">
      <w:pPr>
        <w:rPr>
          <w:ins w:id="494" w:author="Фанур А Баязитов" w:date="2022-11-24T11:45:00Z"/>
        </w:rPr>
      </w:pPr>
      <w:ins w:id="495" w:author="Фанур А Баязитов" w:date="2022-11-24T11:45:00Z">
        <w:r>
          <w:t xml:space="preserve">Задание: </w:t>
        </w:r>
      </w:ins>
      <w:ins w:id="496" w:author="Фанур А Баязитов" w:date="2022-11-24T11:46:00Z">
        <w:r w:rsidR="002C4BAA" w:rsidRPr="002C4BAA">
          <w:t>Функциональные блоки инкапсулируют данные и методы, чем напоминают объектно</w:t>
        </w:r>
        <w:r w:rsidR="002C4BAA">
          <w:t>-</w:t>
        </w:r>
        <w:r w:rsidR="002C4BAA" w:rsidRPr="002C4BAA">
          <w:t xml:space="preserve">ориентированные языки программирования, </w:t>
        </w:r>
        <w:r w:rsidR="002C4BAA">
          <w:t>а также</w:t>
        </w:r>
        <w:r w:rsidR="002C4BAA" w:rsidRPr="002C4BAA">
          <w:t xml:space="preserve"> поддерживают наследование и полиморфи</w:t>
        </w:r>
        <w:r w:rsidR="002C4BAA">
          <w:t>зм.</w:t>
        </w:r>
      </w:ins>
    </w:p>
    <w:p w14:paraId="2174C05C" w14:textId="77777777" w:rsidR="00AB6990" w:rsidRDefault="00AB6990" w:rsidP="00AB6990">
      <w:pPr>
        <w:rPr>
          <w:ins w:id="497" w:author="Фанур А Баязитов" w:date="2022-11-24T11:45:00Z"/>
        </w:rPr>
      </w:pPr>
      <w:ins w:id="498" w:author="Фанур А Баязитов" w:date="2022-11-24T11:45:00Z">
        <w:r>
          <w:t>Ответы:</w:t>
        </w:r>
      </w:ins>
    </w:p>
    <w:p w14:paraId="17044A8A" w14:textId="3CEA2289" w:rsidR="00AB6990" w:rsidRDefault="002C4BAA" w:rsidP="00AB6990">
      <w:pPr>
        <w:pStyle w:val="a4"/>
        <w:numPr>
          <w:ilvl w:val="0"/>
          <w:numId w:val="1"/>
        </w:numPr>
        <w:rPr>
          <w:ins w:id="499" w:author="Фанур А Баязитов" w:date="2022-11-24T11:45:00Z"/>
        </w:rPr>
      </w:pPr>
      <w:ins w:id="500" w:author="Фанур А Баязитов" w:date="2022-11-24T11:46:00Z">
        <w:r>
          <w:t>Нет</w:t>
        </w:r>
      </w:ins>
    </w:p>
    <w:p w14:paraId="1AAC3DB1" w14:textId="21916D0E" w:rsidR="00AB6990" w:rsidRDefault="002C4BAA" w:rsidP="00AB6990">
      <w:pPr>
        <w:pStyle w:val="a4"/>
        <w:numPr>
          <w:ilvl w:val="0"/>
          <w:numId w:val="1"/>
        </w:numPr>
        <w:rPr>
          <w:ins w:id="501" w:author="Фанур А Баязитов" w:date="2022-11-24T11:45:00Z"/>
        </w:rPr>
      </w:pPr>
      <w:ins w:id="502" w:author="Фанур А Баязитов" w:date="2022-11-24T11:46:00Z">
        <w:r>
          <w:t>Да</w:t>
        </w:r>
      </w:ins>
    </w:p>
    <w:p w14:paraId="5CC7738F" w14:textId="77777777" w:rsidR="00AB6990" w:rsidRDefault="00AB6990" w:rsidP="00AB6990">
      <w:pPr>
        <w:rPr>
          <w:ins w:id="503" w:author="Фанур А Баязитов" w:date="2022-11-24T11:45:00Z"/>
        </w:rPr>
      </w:pPr>
      <w:ins w:id="504" w:author="Фанур А Баязитов" w:date="2022-11-24T11:45:00Z">
        <w:r>
          <w:t>-------</w:t>
        </w:r>
      </w:ins>
    </w:p>
    <w:p w14:paraId="6AA920FE" w14:textId="7E3F94AE" w:rsidR="00AB6990" w:rsidRDefault="00AB6990" w:rsidP="00AB6990">
      <w:pPr>
        <w:rPr>
          <w:ins w:id="505" w:author="Фанур А Баязитов" w:date="2022-11-24T11:45:00Z"/>
        </w:rPr>
      </w:pPr>
      <w:ins w:id="506" w:author="Фанур А Баязитов" w:date="2022-11-24T11:45:00Z">
        <w:r>
          <w:t xml:space="preserve">Правильный ответ: </w:t>
        </w:r>
      </w:ins>
      <w:ins w:id="507" w:author="Фанур А Баязитов" w:date="2022-11-24T11:46:00Z">
        <w:r w:rsidR="002C4BAA">
          <w:t>Нет</w:t>
        </w:r>
      </w:ins>
    </w:p>
    <w:p w14:paraId="3466D205" w14:textId="77777777" w:rsidR="00AB6990" w:rsidRDefault="00AB6990" w:rsidP="001D48D6"/>
    <w:p w14:paraId="2BBAAC2F" w14:textId="2C3D1394" w:rsidR="000B122E" w:rsidRPr="00576721" w:rsidRDefault="000B122E" w:rsidP="000B122E">
      <w:r>
        <w:t>Номер: 12.5.</w:t>
      </w:r>
      <w:r w:rsidR="00CA3A06">
        <w:t>1</w:t>
      </w:r>
      <w:r>
        <w:t>.2.1016.2.0(1)</w:t>
      </w:r>
    </w:p>
    <w:p w14:paraId="336C4890" w14:textId="43CDF441" w:rsidR="000B122E" w:rsidRDefault="000B122E" w:rsidP="000B122E">
      <w:r>
        <w:t xml:space="preserve">Задание: </w:t>
      </w:r>
      <w:r w:rsidRPr="000B122E">
        <w:t>Неисправностью называется</w:t>
      </w:r>
      <w:r>
        <w:t>:</w:t>
      </w:r>
    </w:p>
    <w:p w14:paraId="5C288CB6" w14:textId="77777777" w:rsidR="000B122E" w:rsidRDefault="000B122E" w:rsidP="000B122E">
      <w:r>
        <w:t>Ответы:</w:t>
      </w:r>
    </w:p>
    <w:p w14:paraId="1AAAF823" w14:textId="5B52EB1D" w:rsidR="000B122E" w:rsidRDefault="000B122E" w:rsidP="000B122E">
      <w:pPr>
        <w:pStyle w:val="a4"/>
        <w:numPr>
          <w:ilvl w:val="0"/>
          <w:numId w:val="1"/>
        </w:numPr>
      </w:pPr>
      <w:r>
        <w:t>состояние объекта, при котором он не соответствует хотя бы одному своему параметру, указанному в эксплуатационной документации</w:t>
      </w:r>
    </w:p>
    <w:p w14:paraId="2BFE1E46" w14:textId="073FF702" w:rsidR="000B122E" w:rsidRDefault="000B122E" w:rsidP="000B122E">
      <w:pPr>
        <w:pStyle w:val="a4"/>
        <w:numPr>
          <w:ilvl w:val="0"/>
          <w:numId w:val="1"/>
        </w:numPr>
      </w:pPr>
      <w:r>
        <w:t>называется состояние объекта, при котором он не способен выполнять хотя бы одну из своих функций, описанных в эксплуатационной документации</w:t>
      </w:r>
    </w:p>
    <w:p w14:paraId="4EDC28D0" w14:textId="77777777" w:rsidR="000B122E" w:rsidRDefault="000B122E" w:rsidP="000B122E">
      <w:r>
        <w:t>-------</w:t>
      </w:r>
    </w:p>
    <w:p w14:paraId="6F16950B" w14:textId="2A59BD0E" w:rsidR="000B122E" w:rsidRDefault="000B122E" w:rsidP="000B122E">
      <w:r>
        <w:t xml:space="preserve">Правильный ответ: </w:t>
      </w:r>
      <w:r w:rsidRPr="000B122E">
        <w:t>состояние объекта, при котором он не соответствует хотя бы одному своему параметру, указанному в эксплуатационной документации</w:t>
      </w:r>
    </w:p>
    <w:p w14:paraId="4708CEB1" w14:textId="4C7868F0" w:rsidR="007E4A08" w:rsidRDefault="007E4A08" w:rsidP="001D48D6"/>
    <w:p w14:paraId="40BD0340" w14:textId="2508B9DA" w:rsidR="000B122E" w:rsidRPr="00576721" w:rsidRDefault="000B122E" w:rsidP="000B122E">
      <w:r>
        <w:t>Номер: 12.5.</w:t>
      </w:r>
      <w:r w:rsidR="00CA3A06">
        <w:t>1</w:t>
      </w:r>
      <w:r>
        <w:t>.2.1017.2.0(1)</w:t>
      </w:r>
    </w:p>
    <w:p w14:paraId="2E3293EE" w14:textId="17A5ACDF" w:rsidR="000B122E" w:rsidRDefault="000B122E" w:rsidP="000B122E">
      <w:r>
        <w:t>Задание: Неработоспособностью</w:t>
      </w:r>
      <w:r w:rsidRPr="000B122E">
        <w:t xml:space="preserve"> называется</w:t>
      </w:r>
      <w:r>
        <w:t>:</w:t>
      </w:r>
    </w:p>
    <w:p w14:paraId="6561D798" w14:textId="77777777" w:rsidR="000B122E" w:rsidRDefault="000B122E" w:rsidP="000B122E">
      <w:r>
        <w:t>Ответы:</w:t>
      </w:r>
    </w:p>
    <w:p w14:paraId="21C593D7" w14:textId="33C57174" w:rsidR="000B122E" w:rsidRDefault="000B122E" w:rsidP="000B122E">
      <w:pPr>
        <w:pStyle w:val="a4"/>
        <w:numPr>
          <w:ilvl w:val="0"/>
          <w:numId w:val="1"/>
        </w:numPr>
      </w:pPr>
      <w:r>
        <w:lastRenderedPageBreak/>
        <w:t>называется состояние объекта, при котором он не способен выполнять хотя бы одну из своих функций, описанных в эксплуатационной документации</w:t>
      </w:r>
    </w:p>
    <w:p w14:paraId="7F8A5C15" w14:textId="7770AA6F" w:rsidR="000B122E" w:rsidRDefault="000B122E" w:rsidP="000B122E">
      <w:pPr>
        <w:pStyle w:val="a4"/>
        <w:numPr>
          <w:ilvl w:val="0"/>
          <w:numId w:val="1"/>
        </w:numPr>
      </w:pPr>
      <w:r>
        <w:t>состояние объекта, при котором он не соответствует хотя бы одному своему параметру, указанному в эксплуатационной документации</w:t>
      </w:r>
    </w:p>
    <w:p w14:paraId="79FB96EC" w14:textId="77777777" w:rsidR="000B122E" w:rsidRDefault="000B122E" w:rsidP="000B122E">
      <w:r>
        <w:t>-------</w:t>
      </w:r>
    </w:p>
    <w:p w14:paraId="425E8FBC" w14:textId="6ADDCF87" w:rsidR="000B122E" w:rsidRDefault="000B122E" w:rsidP="001D48D6">
      <w:r>
        <w:t>Правильный ответ: называется состояние объекта, при котором он не способен выполнять хотя бы одну из своих функций, описанных в эксплуатационной документации</w:t>
      </w:r>
    </w:p>
    <w:p w14:paraId="5A6F57EA" w14:textId="7C8C9F2B" w:rsidR="000B122E" w:rsidRDefault="000B122E" w:rsidP="001D48D6"/>
    <w:p w14:paraId="3A814010" w14:textId="4448A508" w:rsidR="000B122E" w:rsidRPr="00576721" w:rsidRDefault="000B122E" w:rsidP="000B122E">
      <w:r>
        <w:t>Номер: 12.5.</w:t>
      </w:r>
      <w:r w:rsidR="00CA3A06">
        <w:t>1</w:t>
      </w:r>
      <w:r>
        <w:t>.3.1018.3.0(1)</w:t>
      </w:r>
    </w:p>
    <w:p w14:paraId="0B8383B4" w14:textId="31B3A379" w:rsidR="000B122E" w:rsidRDefault="000B122E" w:rsidP="000B122E">
      <w:r>
        <w:t>Задание: _____ называется каждое отдельное несоответствие объекта установленным требованиям</w:t>
      </w:r>
    </w:p>
    <w:p w14:paraId="4F60345B" w14:textId="77777777" w:rsidR="000B122E" w:rsidRDefault="000B122E" w:rsidP="000B122E">
      <w:r>
        <w:t>Ответы:</w:t>
      </w:r>
    </w:p>
    <w:p w14:paraId="38C56817" w14:textId="20FAB369" w:rsidR="000B122E" w:rsidRDefault="000B122E" w:rsidP="000B122E">
      <w:pPr>
        <w:pStyle w:val="a4"/>
        <w:numPr>
          <w:ilvl w:val="0"/>
          <w:numId w:val="1"/>
        </w:numPr>
      </w:pPr>
      <w:r>
        <w:t>Дефектом</w:t>
      </w:r>
    </w:p>
    <w:p w14:paraId="08371CD1" w14:textId="77777777" w:rsidR="000B122E" w:rsidRDefault="000B122E" w:rsidP="000B122E">
      <w:r>
        <w:t>-------</w:t>
      </w:r>
    </w:p>
    <w:p w14:paraId="455924F7" w14:textId="0B999B94" w:rsidR="000B122E" w:rsidRPr="004F16DC" w:rsidRDefault="000B122E" w:rsidP="000B122E">
      <w:r w:rsidRPr="00311875">
        <w:t>Для данного задания правильным ответом будет текст «</w:t>
      </w:r>
      <w:r>
        <w:t>Дефектом</w:t>
      </w:r>
      <w:r w:rsidRPr="00311875">
        <w:t>», введенный в специальное поле</w:t>
      </w:r>
    </w:p>
    <w:p w14:paraId="39C33BCB" w14:textId="1A580224" w:rsidR="000B122E" w:rsidRDefault="000B122E" w:rsidP="001D48D6"/>
    <w:p w14:paraId="4A001EEB" w14:textId="608FC6EB" w:rsidR="000B122E" w:rsidRPr="00576721" w:rsidRDefault="000B122E" w:rsidP="000B122E">
      <w:r>
        <w:t>Номер: 12.5.</w:t>
      </w:r>
      <w:r w:rsidR="00CA3A06">
        <w:t>1</w:t>
      </w:r>
      <w:r>
        <w:t>.3.1019.3.0(1)</w:t>
      </w:r>
    </w:p>
    <w:p w14:paraId="01AEEFA6" w14:textId="63BA7788" w:rsidR="000B122E" w:rsidRDefault="000B122E" w:rsidP="000B122E">
      <w:r>
        <w:t>Задание: _____ называется событие, заключающееся в нарушении работоспособности объекта</w:t>
      </w:r>
    </w:p>
    <w:p w14:paraId="2F2C515A" w14:textId="77777777" w:rsidR="000B122E" w:rsidRDefault="000B122E" w:rsidP="000B122E">
      <w:r>
        <w:t>Ответы:</w:t>
      </w:r>
    </w:p>
    <w:p w14:paraId="5239BD51" w14:textId="2D7E3880" w:rsidR="000B122E" w:rsidRDefault="000B122E" w:rsidP="000B122E">
      <w:pPr>
        <w:pStyle w:val="a4"/>
        <w:numPr>
          <w:ilvl w:val="0"/>
          <w:numId w:val="1"/>
        </w:numPr>
      </w:pPr>
      <w:r>
        <w:t>Отказом</w:t>
      </w:r>
    </w:p>
    <w:p w14:paraId="0C20B22F" w14:textId="77777777" w:rsidR="000B122E" w:rsidRDefault="000B122E" w:rsidP="000B122E">
      <w:r>
        <w:t>-------</w:t>
      </w:r>
    </w:p>
    <w:p w14:paraId="5D605BD0" w14:textId="79D11EC2" w:rsidR="000B122E" w:rsidRPr="004F16DC" w:rsidRDefault="000B122E" w:rsidP="000B122E">
      <w:r w:rsidRPr="00311875">
        <w:t>Для данного задания правильным ответом будет текст «</w:t>
      </w:r>
      <w:r>
        <w:t>Отказом</w:t>
      </w:r>
      <w:r w:rsidRPr="00311875">
        <w:t>», введенный в специальное поле</w:t>
      </w:r>
    </w:p>
    <w:p w14:paraId="3D56E79C" w14:textId="45883C23" w:rsidR="000B122E" w:rsidRDefault="000B122E" w:rsidP="001D48D6"/>
    <w:p w14:paraId="127EF6A1" w14:textId="479C1E74" w:rsidR="000B122E" w:rsidRPr="00576721" w:rsidDel="003128D3" w:rsidRDefault="000B122E" w:rsidP="000B122E">
      <w:pPr>
        <w:rPr>
          <w:del w:id="508" w:author="Фанур А Баязитов" w:date="2022-11-24T11:47:00Z"/>
        </w:rPr>
      </w:pPr>
      <w:del w:id="509" w:author="Фанур А Баязитов" w:date="2022-11-24T11:47:00Z">
        <w:r w:rsidDel="003128D3">
          <w:delText>Номер: 12.5.</w:delText>
        </w:r>
        <w:r w:rsidR="00CA3A06" w:rsidDel="003128D3">
          <w:delText>1</w:delText>
        </w:r>
        <w:r w:rsidDel="003128D3">
          <w:delText>.1.1020.1.0(1)</w:delText>
        </w:r>
      </w:del>
    </w:p>
    <w:p w14:paraId="1CE7DCFD" w14:textId="0A98CFD2" w:rsidR="009C404C" w:rsidDel="003128D3" w:rsidRDefault="000B122E" w:rsidP="000B122E">
      <w:pPr>
        <w:rPr>
          <w:del w:id="510" w:author="Фанур А Баязитов" w:date="2022-11-24T11:47:00Z"/>
        </w:rPr>
      </w:pPr>
      <w:del w:id="511" w:author="Фанур А Баязитов" w:date="2022-11-24T11:47:00Z">
        <w:r w:rsidDel="003128D3">
          <w:delText xml:space="preserve">Задание: </w:delText>
        </w:r>
        <w:r w:rsidR="009C404C" w:rsidDel="003128D3">
          <w:delText>Наработкой называется</w:delText>
        </w:r>
      </w:del>
    </w:p>
    <w:p w14:paraId="3B4875DC" w14:textId="1AECC7D2" w:rsidR="000B122E" w:rsidDel="003128D3" w:rsidRDefault="000B122E" w:rsidP="000B122E">
      <w:pPr>
        <w:rPr>
          <w:del w:id="512" w:author="Фанур А Баязитов" w:date="2022-11-24T11:47:00Z"/>
        </w:rPr>
      </w:pPr>
      <w:del w:id="513" w:author="Фанур А Баязитов" w:date="2022-11-24T11:47:00Z">
        <w:r w:rsidDel="003128D3">
          <w:delText>Ответы:</w:delText>
        </w:r>
      </w:del>
    </w:p>
    <w:p w14:paraId="59551D21" w14:textId="74C42ADD" w:rsidR="009C404C" w:rsidDel="003128D3" w:rsidRDefault="009C404C" w:rsidP="000B122E">
      <w:pPr>
        <w:pStyle w:val="a4"/>
        <w:numPr>
          <w:ilvl w:val="0"/>
          <w:numId w:val="1"/>
        </w:numPr>
        <w:rPr>
          <w:del w:id="514" w:author="Фанур А Баязитов" w:date="2022-11-24T11:47:00Z"/>
        </w:rPr>
      </w:pPr>
      <w:del w:id="515" w:author="Фанур А Баязитов" w:date="2022-11-24T11:47:00Z">
        <w:r w:rsidDel="003128D3">
          <w:delText>продолжительность работы объекта, выражаемая в единицах времени или в количестве циклов (например, циклов срабатывания реле)</w:delText>
        </w:r>
      </w:del>
    </w:p>
    <w:p w14:paraId="0B613BB0" w14:textId="286463B7" w:rsidR="009C404C" w:rsidDel="003128D3" w:rsidRDefault="009C404C" w:rsidP="000B122E">
      <w:pPr>
        <w:pStyle w:val="a4"/>
        <w:numPr>
          <w:ilvl w:val="0"/>
          <w:numId w:val="1"/>
        </w:numPr>
        <w:rPr>
          <w:del w:id="516" w:author="Фанур А Баязитов" w:date="2022-11-24T11:47:00Z"/>
        </w:rPr>
      </w:pPr>
      <w:del w:id="517" w:author="Фанур А Баязитов" w:date="2022-11-24T11:47:00Z">
        <w:r w:rsidDel="003128D3">
          <w:delText>свойство объекта непрерывно сохранять работоспособность в течение некоторого времени</w:delText>
        </w:r>
      </w:del>
    </w:p>
    <w:p w14:paraId="798C3C44" w14:textId="51DF262C" w:rsidR="009C404C" w:rsidDel="003128D3" w:rsidRDefault="009C404C" w:rsidP="000B122E">
      <w:pPr>
        <w:pStyle w:val="a4"/>
        <w:numPr>
          <w:ilvl w:val="0"/>
          <w:numId w:val="1"/>
        </w:numPr>
        <w:rPr>
          <w:del w:id="518" w:author="Фанур А Баязитов" w:date="2022-11-24T11:47:00Z"/>
        </w:rPr>
      </w:pPr>
      <w:del w:id="519" w:author="Фанур А Баязитов" w:date="2022-11-24T11:47:00Z">
        <w:r w:rsidDel="003128D3">
          <w:delText>свойство объекта сохранять ограниченную работоспособность при неисправностях или отказе некоторых компонентов</w:delText>
        </w:r>
      </w:del>
    </w:p>
    <w:p w14:paraId="1004B685" w14:textId="38E8A96C" w:rsidR="009C404C" w:rsidDel="003128D3" w:rsidRDefault="009C404C" w:rsidP="000B122E">
      <w:pPr>
        <w:pStyle w:val="a4"/>
        <w:numPr>
          <w:ilvl w:val="0"/>
          <w:numId w:val="1"/>
        </w:numPr>
        <w:rPr>
          <w:del w:id="520" w:author="Фанур А Баязитов" w:date="2022-11-24T11:47:00Z"/>
        </w:rPr>
      </w:pPr>
      <w:del w:id="521" w:author="Фанур А Баязитов" w:date="2022-11-24T11:47:00Z">
        <w:r w:rsidDel="003128D3">
          <w:delText>вероятность того, что в пределах заданного времени отказ не возникнет</w:delText>
        </w:r>
      </w:del>
    </w:p>
    <w:p w14:paraId="1A9E9118" w14:textId="4F779429" w:rsidR="000B122E" w:rsidDel="003128D3" w:rsidRDefault="000B122E" w:rsidP="000B122E">
      <w:pPr>
        <w:rPr>
          <w:del w:id="522" w:author="Фанур А Баязитов" w:date="2022-11-24T11:47:00Z"/>
        </w:rPr>
      </w:pPr>
      <w:del w:id="523" w:author="Фанур А Баязитов" w:date="2022-11-24T11:47:00Z">
        <w:r w:rsidDel="003128D3">
          <w:delText>-------</w:delText>
        </w:r>
      </w:del>
    </w:p>
    <w:p w14:paraId="1677F1AB" w14:textId="5332E79D" w:rsidR="000B122E" w:rsidDel="003128D3" w:rsidRDefault="009C404C" w:rsidP="001D48D6">
      <w:pPr>
        <w:rPr>
          <w:del w:id="524" w:author="Фанур А Баязитов" w:date="2022-11-24T11:47:00Z"/>
        </w:rPr>
      </w:pPr>
      <w:del w:id="525" w:author="Фанур А Баязитов" w:date="2022-11-24T11:47:00Z">
        <w:r w:rsidDel="003128D3">
          <w:delText xml:space="preserve">Правильный ответ: </w:delText>
        </w:r>
        <w:r w:rsidRPr="009C404C" w:rsidDel="003128D3">
          <w:delText>продолжительность работы объекта, выражаемая в единицах времени или в количестве циклов (например, циклов срабатывания реле</w:delText>
        </w:r>
      </w:del>
    </w:p>
    <w:p w14:paraId="2D3C8CB4" w14:textId="65C80E39" w:rsidR="009C404C" w:rsidRDefault="009C404C" w:rsidP="001D48D6">
      <w:pPr>
        <w:rPr>
          <w:ins w:id="526" w:author="Фанур А Баязитов" w:date="2022-11-24T11:47:00Z"/>
        </w:rPr>
      </w:pPr>
    </w:p>
    <w:p w14:paraId="1B8E3F66" w14:textId="0B6DD602" w:rsidR="003128D3" w:rsidRPr="00576721" w:rsidRDefault="003128D3" w:rsidP="003128D3">
      <w:pPr>
        <w:rPr>
          <w:ins w:id="527" w:author="Фанур А Баязитов" w:date="2022-11-24T11:48:00Z"/>
        </w:rPr>
      </w:pPr>
      <w:ins w:id="528" w:author="Фанур А Баязитов" w:date="2022-11-24T11:48:00Z">
        <w:r>
          <w:t>Номер: 12.5.1.1.102</w:t>
        </w:r>
      </w:ins>
      <w:ins w:id="529" w:author="Фанур А Баязитов" w:date="2022-11-24T11:50:00Z">
        <w:r>
          <w:t>0</w:t>
        </w:r>
      </w:ins>
      <w:ins w:id="530" w:author="Фанур А Баязитов" w:date="2022-11-24T11:48:00Z">
        <w:r>
          <w:t>.1.0(1)</w:t>
        </w:r>
      </w:ins>
    </w:p>
    <w:p w14:paraId="3B22EE5E" w14:textId="12870459" w:rsidR="003128D3" w:rsidRDefault="003128D3" w:rsidP="003128D3">
      <w:pPr>
        <w:rPr>
          <w:ins w:id="531" w:author="Фанур А Баязитов" w:date="2022-11-24T11:48:00Z"/>
        </w:rPr>
      </w:pPr>
      <w:ins w:id="532" w:author="Фанур А Баязитов" w:date="2022-11-24T11:48:00Z">
        <w:r>
          <w:t>Задание: Ресурс - это:</w:t>
        </w:r>
      </w:ins>
    </w:p>
    <w:p w14:paraId="461F5C79" w14:textId="77777777" w:rsidR="003128D3" w:rsidRDefault="003128D3" w:rsidP="003128D3">
      <w:pPr>
        <w:rPr>
          <w:ins w:id="533" w:author="Фанур А Баязитов" w:date="2022-11-24T11:48:00Z"/>
        </w:rPr>
      </w:pPr>
      <w:ins w:id="534" w:author="Фанур А Баязитов" w:date="2022-11-24T11:48:00Z">
        <w:r>
          <w:t>Ответы:</w:t>
        </w:r>
      </w:ins>
    </w:p>
    <w:p w14:paraId="1CC49630" w14:textId="77777777" w:rsidR="003128D3" w:rsidRDefault="003128D3" w:rsidP="003128D3">
      <w:pPr>
        <w:pStyle w:val="a4"/>
        <w:numPr>
          <w:ilvl w:val="0"/>
          <w:numId w:val="1"/>
        </w:numPr>
        <w:rPr>
          <w:ins w:id="535" w:author="Фанур А Баязитов" w:date="2022-11-24T11:48:00Z"/>
        </w:rPr>
      </w:pPr>
      <w:ins w:id="536" w:author="Фанур А Баязитов" w:date="2022-11-24T11:48:00Z">
        <w:r>
          <w:t>функциональный элемент, содержащийся в физическом устройстве и независимо управляющий его операциями, а также обеспечивающий различные сервисы для приложений, включая планирование и выполнение алгоритмов</w:t>
        </w:r>
      </w:ins>
    </w:p>
    <w:p w14:paraId="006E8331" w14:textId="77777777" w:rsidR="003128D3" w:rsidRDefault="003128D3" w:rsidP="003128D3">
      <w:pPr>
        <w:pStyle w:val="a4"/>
        <w:numPr>
          <w:ilvl w:val="0"/>
          <w:numId w:val="1"/>
        </w:numPr>
        <w:rPr>
          <w:ins w:id="537" w:author="Фанур А Баязитов" w:date="2022-11-24T11:50:00Z"/>
        </w:rPr>
      </w:pPr>
      <w:ins w:id="538" w:author="Фанур А Баязитов" w:date="2022-11-24T11:50:00Z">
        <w:r>
          <w:t>объект,</w:t>
        </w:r>
      </w:ins>
      <w:ins w:id="539" w:author="Фанур А Баязитов" w:date="2022-11-24T11:48:00Z">
        <w:r>
          <w:t xml:space="preserve"> сохраня</w:t>
        </w:r>
      </w:ins>
      <w:ins w:id="540" w:author="Фанур А Баязитов" w:date="2022-11-24T11:49:00Z">
        <w:r>
          <w:t>ющий</w:t>
        </w:r>
      </w:ins>
      <w:ins w:id="541" w:author="Фанур А Баязитов" w:date="2022-11-24T11:48:00Z">
        <w:r>
          <w:t xml:space="preserve"> ограниченную работоспособность при неисправностях или отказе некоторых компонентов</w:t>
        </w:r>
      </w:ins>
    </w:p>
    <w:p w14:paraId="7B8DFB1B" w14:textId="390E9B74" w:rsidR="003128D3" w:rsidRDefault="003128D3" w:rsidP="003128D3">
      <w:pPr>
        <w:rPr>
          <w:ins w:id="542" w:author="Фанур А Баязитов" w:date="2022-11-24T11:48:00Z"/>
        </w:rPr>
      </w:pPr>
      <w:ins w:id="543" w:author="Фанур А Баязитов" w:date="2022-11-24T11:48:00Z">
        <w:r>
          <w:t>-------</w:t>
        </w:r>
      </w:ins>
    </w:p>
    <w:p w14:paraId="10E73A57" w14:textId="2760080A" w:rsidR="003128D3" w:rsidRDefault="003128D3" w:rsidP="003128D3">
      <w:pPr>
        <w:rPr>
          <w:ins w:id="544" w:author="Фанур А Баязитов" w:date="2022-11-24T11:48:00Z"/>
        </w:rPr>
      </w:pPr>
      <w:ins w:id="545" w:author="Фанур А Баязитов" w:date="2022-11-24T11:48:00Z">
        <w:r>
          <w:t xml:space="preserve">Правильный ответ: </w:t>
        </w:r>
      </w:ins>
      <w:ins w:id="546" w:author="Фанур А Баязитов" w:date="2022-11-24T11:50:00Z">
        <w:r w:rsidRPr="003128D3">
          <w:t>функциональный элемент, содержащийся в физическом устройстве и независимо управляющий его операциями, а также обеспечивающий различные сервисы для приложений, включая планирование и выполнение алгоритмов</w:t>
        </w:r>
      </w:ins>
    </w:p>
    <w:p w14:paraId="28FE27F6" w14:textId="77777777" w:rsidR="003128D3" w:rsidRDefault="003128D3" w:rsidP="001D48D6"/>
    <w:p w14:paraId="2A219B2C" w14:textId="28D2D0FC" w:rsidR="009C404C" w:rsidRPr="00576721" w:rsidRDefault="009C404C" w:rsidP="009C404C">
      <w:r>
        <w:t>Номер: 12.5.</w:t>
      </w:r>
      <w:r w:rsidR="00CA3A06">
        <w:t>1</w:t>
      </w:r>
      <w:r>
        <w:t>.1.1021.1.0(1)</w:t>
      </w:r>
    </w:p>
    <w:p w14:paraId="664AAD0A" w14:textId="2506D112" w:rsidR="009C404C" w:rsidRDefault="009C404C" w:rsidP="009C404C">
      <w:r>
        <w:t>Задание: Безотказностью называется:</w:t>
      </w:r>
    </w:p>
    <w:p w14:paraId="59DD5277" w14:textId="77777777" w:rsidR="009C404C" w:rsidRDefault="009C404C" w:rsidP="009C404C">
      <w:r>
        <w:t>Ответы:</w:t>
      </w:r>
    </w:p>
    <w:p w14:paraId="396349AE" w14:textId="77777777" w:rsidR="009C404C" w:rsidRDefault="009C404C" w:rsidP="009C404C">
      <w:pPr>
        <w:pStyle w:val="a4"/>
        <w:numPr>
          <w:ilvl w:val="0"/>
          <w:numId w:val="1"/>
        </w:numPr>
      </w:pPr>
      <w:r>
        <w:t>свойство объекта непрерывно сохранять работоспособность в течение некоторого времени</w:t>
      </w:r>
    </w:p>
    <w:p w14:paraId="310E7067" w14:textId="77777777" w:rsidR="009C404C" w:rsidRDefault="009C404C" w:rsidP="009C404C">
      <w:pPr>
        <w:pStyle w:val="a4"/>
        <w:numPr>
          <w:ilvl w:val="0"/>
          <w:numId w:val="1"/>
        </w:numPr>
      </w:pPr>
      <w:r>
        <w:t>свойство объекта сохранять ограниченную работоспособность при неисправностях или отказе некоторых компонентов</w:t>
      </w:r>
    </w:p>
    <w:p w14:paraId="7853940A" w14:textId="3A740343" w:rsidR="009C404C" w:rsidRDefault="009C404C" w:rsidP="009C404C">
      <w:pPr>
        <w:pStyle w:val="a4"/>
        <w:numPr>
          <w:ilvl w:val="0"/>
          <w:numId w:val="1"/>
        </w:numPr>
      </w:pPr>
      <w:r>
        <w:t>вероятность того, что в пределах заданного времени отказ не возникнет</w:t>
      </w:r>
    </w:p>
    <w:p w14:paraId="1AB18669" w14:textId="5B7A27BE" w:rsidR="009C404C" w:rsidRDefault="009C404C" w:rsidP="009C404C">
      <w:pPr>
        <w:pStyle w:val="a4"/>
        <w:numPr>
          <w:ilvl w:val="0"/>
          <w:numId w:val="1"/>
        </w:numPr>
      </w:pPr>
      <w:r>
        <w:t>продолжительность работы объекта, выражаемая в единицах времени или в количестве циклов (например, циклов срабатывания реле)</w:t>
      </w:r>
    </w:p>
    <w:p w14:paraId="4A042413" w14:textId="77777777" w:rsidR="009C404C" w:rsidRDefault="009C404C" w:rsidP="009C404C">
      <w:r>
        <w:t>-------</w:t>
      </w:r>
    </w:p>
    <w:p w14:paraId="1BE8C818" w14:textId="5C375E96" w:rsidR="009C404C" w:rsidRDefault="009C404C" w:rsidP="009C404C">
      <w:r>
        <w:t xml:space="preserve">Правильный ответ: </w:t>
      </w:r>
      <w:r w:rsidRPr="009C404C">
        <w:t>свойство объекта непрерывно сохранять работоспособность в течение некоторого времени</w:t>
      </w:r>
    </w:p>
    <w:p w14:paraId="0A1386A8" w14:textId="2C3D4735" w:rsidR="009C404C" w:rsidRDefault="009C404C" w:rsidP="001D48D6"/>
    <w:p w14:paraId="7A730673" w14:textId="5D7DE7B1" w:rsidR="009C404C" w:rsidRPr="00576721" w:rsidRDefault="009C404C" w:rsidP="009C404C">
      <w:r>
        <w:t>Номер: 12.5.</w:t>
      </w:r>
      <w:r w:rsidR="00CA3A06">
        <w:t>1</w:t>
      </w:r>
      <w:r>
        <w:t>.1.1022.1.0(1)</w:t>
      </w:r>
    </w:p>
    <w:p w14:paraId="29CB5214" w14:textId="49E85796" w:rsidR="009C404C" w:rsidRDefault="009C404C" w:rsidP="009C404C">
      <w:r>
        <w:t>Задание: Живучестью называется:</w:t>
      </w:r>
    </w:p>
    <w:p w14:paraId="78189D1B" w14:textId="77777777" w:rsidR="009C404C" w:rsidRDefault="009C404C" w:rsidP="009C404C">
      <w:r>
        <w:t>Ответы:</w:t>
      </w:r>
    </w:p>
    <w:p w14:paraId="282FA8EF" w14:textId="77777777" w:rsidR="009C404C" w:rsidRDefault="009C404C" w:rsidP="009C404C">
      <w:pPr>
        <w:pStyle w:val="a4"/>
        <w:numPr>
          <w:ilvl w:val="0"/>
          <w:numId w:val="1"/>
        </w:numPr>
      </w:pPr>
      <w:r>
        <w:t>свойство объекта сохранять ограниченную работоспособность при неисправностях или отказе некоторых компонентов</w:t>
      </w:r>
    </w:p>
    <w:p w14:paraId="630DEC50" w14:textId="6192958C" w:rsidR="009C404C" w:rsidRDefault="009C404C" w:rsidP="009C404C">
      <w:pPr>
        <w:pStyle w:val="a4"/>
        <w:numPr>
          <w:ilvl w:val="0"/>
          <w:numId w:val="1"/>
        </w:numPr>
      </w:pPr>
      <w:r>
        <w:t>вероятность того, что в пределах заданного времени отказ не возникнет</w:t>
      </w:r>
    </w:p>
    <w:p w14:paraId="63501ED3" w14:textId="28586B02" w:rsidR="009C404C" w:rsidRDefault="009C404C" w:rsidP="009C404C">
      <w:pPr>
        <w:pStyle w:val="a4"/>
        <w:numPr>
          <w:ilvl w:val="0"/>
          <w:numId w:val="1"/>
        </w:numPr>
      </w:pPr>
      <w:r>
        <w:t>продолжительность работы объекта, выражаемая в единицах времени или в количестве циклов (например, циклов срабатывания реле)</w:t>
      </w:r>
    </w:p>
    <w:p w14:paraId="13BB74F9" w14:textId="77777777" w:rsidR="009C404C" w:rsidRDefault="009C404C" w:rsidP="009C404C">
      <w:pPr>
        <w:pStyle w:val="a4"/>
        <w:numPr>
          <w:ilvl w:val="0"/>
          <w:numId w:val="1"/>
        </w:numPr>
      </w:pPr>
      <w:r>
        <w:t>свойство объекта непрерывно сохранять работоспособность в течение некоторого времени</w:t>
      </w:r>
    </w:p>
    <w:p w14:paraId="41F080E4" w14:textId="77777777" w:rsidR="009C404C" w:rsidRDefault="009C404C" w:rsidP="009C404C">
      <w:r>
        <w:t>-------</w:t>
      </w:r>
    </w:p>
    <w:p w14:paraId="428D8844" w14:textId="24B89F1B" w:rsidR="009C404C" w:rsidRDefault="009C404C" w:rsidP="009C404C">
      <w:r>
        <w:t xml:space="preserve">Правильный ответ: </w:t>
      </w:r>
      <w:r w:rsidRPr="009C404C">
        <w:t>свойство объекта сохранять ограниченную работоспособность при неисправностях или отказе некоторых компонентов</w:t>
      </w:r>
    </w:p>
    <w:p w14:paraId="45E19738" w14:textId="6260E3AA" w:rsidR="009C404C" w:rsidRDefault="009C404C" w:rsidP="001D48D6"/>
    <w:p w14:paraId="4C419349" w14:textId="7ADC2ECA" w:rsidR="009C404C" w:rsidRPr="00576721" w:rsidDel="003128D3" w:rsidRDefault="009C404C" w:rsidP="009C404C">
      <w:pPr>
        <w:rPr>
          <w:del w:id="547" w:author="Фанур А Баязитов" w:date="2022-11-24T11:52:00Z"/>
        </w:rPr>
      </w:pPr>
      <w:del w:id="548" w:author="Фанур А Баязитов" w:date="2022-11-24T11:52:00Z">
        <w:r w:rsidDel="003128D3">
          <w:delText>Номер: 12.5.</w:delText>
        </w:r>
        <w:r w:rsidR="00CA3A06" w:rsidDel="003128D3">
          <w:delText>1</w:delText>
        </w:r>
        <w:r w:rsidDel="003128D3">
          <w:delText>.1.102</w:delText>
        </w:r>
        <w:r w:rsidR="00276B66" w:rsidDel="003128D3">
          <w:delText>3</w:delText>
        </w:r>
        <w:r w:rsidDel="003128D3">
          <w:delText>.1.0(1)</w:delText>
        </w:r>
      </w:del>
    </w:p>
    <w:p w14:paraId="0ABC4033" w14:textId="3A0F9C59" w:rsidR="009C404C" w:rsidDel="003128D3" w:rsidRDefault="009C404C" w:rsidP="009C404C">
      <w:pPr>
        <w:rPr>
          <w:del w:id="549" w:author="Фанур А Баязитов" w:date="2022-11-24T11:52:00Z"/>
        </w:rPr>
      </w:pPr>
      <w:del w:id="550" w:author="Фанур А Баязитов" w:date="2022-11-24T11:52:00Z">
        <w:r w:rsidDel="003128D3">
          <w:delText>Задание: Вероятностью безотказной работы называется:</w:delText>
        </w:r>
      </w:del>
    </w:p>
    <w:p w14:paraId="72F78E7C" w14:textId="55416B62" w:rsidR="009C404C" w:rsidDel="003128D3" w:rsidRDefault="009C404C" w:rsidP="009C404C">
      <w:pPr>
        <w:rPr>
          <w:del w:id="551" w:author="Фанур А Баязитов" w:date="2022-11-24T11:52:00Z"/>
        </w:rPr>
      </w:pPr>
      <w:del w:id="552" w:author="Фанур А Баязитов" w:date="2022-11-24T11:52:00Z">
        <w:r w:rsidDel="003128D3">
          <w:delText>Ответы:</w:delText>
        </w:r>
      </w:del>
    </w:p>
    <w:p w14:paraId="78B02411" w14:textId="1C044666" w:rsidR="009C404C" w:rsidDel="003128D3" w:rsidRDefault="009C404C" w:rsidP="009C404C">
      <w:pPr>
        <w:pStyle w:val="a4"/>
        <w:numPr>
          <w:ilvl w:val="0"/>
          <w:numId w:val="1"/>
        </w:numPr>
        <w:rPr>
          <w:del w:id="553" w:author="Фанур А Баязитов" w:date="2022-11-24T11:52:00Z"/>
        </w:rPr>
      </w:pPr>
      <w:del w:id="554" w:author="Фанур А Баязитов" w:date="2022-11-24T11:52:00Z">
        <w:r w:rsidDel="003128D3">
          <w:delText>вероятность того, что в пределах заданного времени отказ не возникнет</w:delText>
        </w:r>
      </w:del>
    </w:p>
    <w:p w14:paraId="1864A746" w14:textId="7E2F2EBD" w:rsidR="009C404C" w:rsidDel="003128D3" w:rsidRDefault="009C404C" w:rsidP="009C404C">
      <w:pPr>
        <w:pStyle w:val="a4"/>
        <w:numPr>
          <w:ilvl w:val="0"/>
          <w:numId w:val="1"/>
        </w:numPr>
        <w:rPr>
          <w:del w:id="555" w:author="Фанур А Баязитов" w:date="2022-11-24T11:52:00Z"/>
        </w:rPr>
      </w:pPr>
      <w:del w:id="556" w:author="Фанур А Баязитов" w:date="2022-11-24T11:52:00Z">
        <w:r w:rsidDel="003128D3">
          <w:delText>продолжительность работы объекта, выражаемая в единицах времени или в количестве циклов (например, циклов срабатывания реле)</w:delText>
        </w:r>
      </w:del>
    </w:p>
    <w:p w14:paraId="6BFA342A" w14:textId="574C41C9" w:rsidR="009C404C" w:rsidDel="003128D3" w:rsidRDefault="009C404C" w:rsidP="009C404C">
      <w:pPr>
        <w:pStyle w:val="a4"/>
        <w:numPr>
          <w:ilvl w:val="0"/>
          <w:numId w:val="1"/>
        </w:numPr>
        <w:rPr>
          <w:del w:id="557" w:author="Фанур А Баязитов" w:date="2022-11-24T11:52:00Z"/>
        </w:rPr>
      </w:pPr>
      <w:del w:id="558" w:author="Фанур А Баязитов" w:date="2022-11-24T11:52:00Z">
        <w:r w:rsidDel="003128D3">
          <w:delText>свойство объекта непрерывно сохранять работоспособность в течение некоторого времени</w:delText>
        </w:r>
      </w:del>
    </w:p>
    <w:p w14:paraId="1E222076" w14:textId="34753C8E" w:rsidR="009C404C" w:rsidDel="003128D3" w:rsidRDefault="009C404C" w:rsidP="009C404C">
      <w:pPr>
        <w:pStyle w:val="a4"/>
        <w:numPr>
          <w:ilvl w:val="0"/>
          <w:numId w:val="1"/>
        </w:numPr>
        <w:rPr>
          <w:del w:id="559" w:author="Фанур А Баязитов" w:date="2022-11-24T11:52:00Z"/>
        </w:rPr>
      </w:pPr>
      <w:del w:id="560" w:author="Фанур А Баязитов" w:date="2022-11-24T11:52:00Z">
        <w:r w:rsidDel="003128D3">
          <w:delText>свойство объекта сохранять ограниченную работоспособность при неисправностях или отказе некоторых компонентов</w:delText>
        </w:r>
      </w:del>
    </w:p>
    <w:p w14:paraId="4A738904" w14:textId="074B9116" w:rsidR="009C404C" w:rsidDel="003128D3" w:rsidRDefault="009C404C" w:rsidP="009C404C">
      <w:pPr>
        <w:rPr>
          <w:del w:id="561" w:author="Фанур А Баязитов" w:date="2022-11-24T11:52:00Z"/>
        </w:rPr>
      </w:pPr>
      <w:del w:id="562" w:author="Фанур А Баязитов" w:date="2022-11-24T11:52:00Z">
        <w:r w:rsidDel="003128D3">
          <w:delText>-------</w:delText>
        </w:r>
      </w:del>
    </w:p>
    <w:p w14:paraId="4D5C3418" w14:textId="39E194D2" w:rsidR="009C404C" w:rsidDel="003128D3" w:rsidRDefault="009C404C" w:rsidP="009C404C">
      <w:pPr>
        <w:rPr>
          <w:del w:id="563" w:author="Фанур А Баязитов" w:date="2022-11-24T11:52:00Z"/>
        </w:rPr>
      </w:pPr>
      <w:del w:id="564" w:author="Фанур А Баязитов" w:date="2022-11-24T11:52:00Z">
        <w:r w:rsidDel="003128D3">
          <w:delText xml:space="preserve">Правильный ответ: </w:delText>
        </w:r>
        <w:r w:rsidRPr="009C404C" w:rsidDel="003128D3">
          <w:delText>вероятность того, что в пределах заданного времени отказ не возникнет</w:delText>
        </w:r>
      </w:del>
    </w:p>
    <w:p w14:paraId="3A0AD2B1" w14:textId="7AB97187" w:rsidR="009C404C" w:rsidRDefault="009C404C" w:rsidP="001D48D6">
      <w:pPr>
        <w:rPr>
          <w:ins w:id="565" w:author="Фанур А Баязитов" w:date="2022-11-24T11:52:00Z"/>
        </w:rPr>
      </w:pPr>
    </w:p>
    <w:p w14:paraId="7455D363" w14:textId="2AF408B1" w:rsidR="003128D3" w:rsidRPr="00576721" w:rsidRDefault="003128D3" w:rsidP="003128D3">
      <w:pPr>
        <w:rPr>
          <w:ins w:id="566" w:author="Фанур А Баязитов" w:date="2022-11-24T11:52:00Z"/>
        </w:rPr>
      </w:pPr>
      <w:ins w:id="567" w:author="Фанур А Баязитов" w:date="2022-11-24T11:52:00Z">
        <w:r>
          <w:t>Номер: 12.5.2.2.102</w:t>
        </w:r>
      </w:ins>
      <w:ins w:id="568" w:author="Фанур А Баязитов" w:date="2022-11-24T11:53:00Z">
        <w:r>
          <w:t>3</w:t>
        </w:r>
      </w:ins>
      <w:ins w:id="569" w:author="Фанур А Баязитов" w:date="2022-11-24T11:52:00Z">
        <w:r>
          <w:t>.2.0(1)</w:t>
        </w:r>
      </w:ins>
    </w:p>
    <w:p w14:paraId="1B9B8197" w14:textId="2428F159" w:rsidR="003128D3" w:rsidRDefault="003128D3" w:rsidP="003128D3">
      <w:pPr>
        <w:rPr>
          <w:ins w:id="570" w:author="Фанур А Баязитов" w:date="2022-11-24T11:52:00Z"/>
        </w:rPr>
      </w:pPr>
      <w:ins w:id="571" w:author="Фанур А Баязитов" w:date="2022-11-24T11:52:00Z">
        <w:r>
          <w:t>Задание: Язык SFC предназначен для описания системы управления на самом верхнем уровне абстракции.</w:t>
        </w:r>
      </w:ins>
    </w:p>
    <w:p w14:paraId="37C744D0" w14:textId="77777777" w:rsidR="003128D3" w:rsidRDefault="003128D3" w:rsidP="003128D3">
      <w:pPr>
        <w:rPr>
          <w:ins w:id="572" w:author="Фанур А Баязитов" w:date="2022-11-24T11:52:00Z"/>
        </w:rPr>
      </w:pPr>
      <w:ins w:id="573" w:author="Фанур А Баязитов" w:date="2022-11-24T11:52:00Z">
        <w:r>
          <w:t>Ответы:</w:t>
        </w:r>
      </w:ins>
    </w:p>
    <w:p w14:paraId="72A7B9EC" w14:textId="2274921B" w:rsidR="003128D3" w:rsidRDefault="003128D3" w:rsidP="003128D3">
      <w:pPr>
        <w:pStyle w:val="a4"/>
        <w:numPr>
          <w:ilvl w:val="0"/>
          <w:numId w:val="1"/>
        </w:numPr>
        <w:rPr>
          <w:ins w:id="574" w:author="Фанур А Баязитов" w:date="2022-11-24T11:52:00Z"/>
        </w:rPr>
      </w:pPr>
      <w:ins w:id="575" w:author="Фанур А Баязитов" w:date="2022-11-24T11:52:00Z">
        <w:r>
          <w:t>Да</w:t>
        </w:r>
      </w:ins>
    </w:p>
    <w:p w14:paraId="27949530" w14:textId="2F858E27" w:rsidR="003128D3" w:rsidRDefault="003128D3" w:rsidP="003128D3">
      <w:pPr>
        <w:pStyle w:val="a4"/>
        <w:numPr>
          <w:ilvl w:val="0"/>
          <w:numId w:val="1"/>
        </w:numPr>
        <w:rPr>
          <w:ins w:id="576" w:author="Фанур А Баязитов" w:date="2022-11-24T11:52:00Z"/>
        </w:rPr>
      </w:pPr>
      <w:ins w:id="577" w:author="Фанур А Баязитов" w:date="2022-11-24T11:52:00Z">
        <w:r>
          <w:t>Нет</w:t>
        </w:r>
      </w:ins>
    </w:p>
    <w:p w14:paraId="574A63E7" w14:textId="77777777" w:rsidR="003128D3" w:rsidRDefault="003128D3" w:rsidP="003128D3">
      <w:pPr>
        <w:rPr>
          <w:ins w:id="578" w:author="Фанур А Баязитов" w:date="2022-11-24T11:52:00Z"/>
        </w:rPr>
      </w:pPr>
      <w:ins w:id="579" w:author="Фанур А Баязитов" w:date="2022-11-24T11:52:00Z">
        <w:r>
          <w:t>-------</w:t>
        </w:r>
      </w:ins>
    </w:p>
    <w:p w14:paraId="5BE76A43" w14:textId="4241D46C" w:rsidR="003128D3" w:rsidRDefault="003128D3" w:rsidP="003128D3">
      <w:pPr>
        <w:rPr>
          <w:ins w:id="580" w:author="Фанур А Баязитов" w:date="2022-11-24T11:52:00Z"/>
        </w:rPr>
      </w:pPr>
      <w:ins w:id="581" w:author="Фанур А Баязитов" w:date="2022-11-24T11:52:00Z">
        <w:r>
          <w:t>Правильный ответ: Да</w:t>
        </w:r>
      </w:ins>
    </w:p>
    <w:p w14:paraId="0F6B0457" w14:textId="77777777" w:rsidR="003128D3" w:rsidRDefault="003128D3" w:rsidP="001D48D6"/>
    <w:p w14:paraId="5B0A2BD7" w14:textId="4009BFEA" w:rsidR="00276B66" w:rsidRPr="00576721" w:rsidRDefault="00276B66" w:rsidP="00276B66">
      <w:r>
        <w:t>Номер: 12.5.</w:t>
      </w:r>
      <w:r w:rsidR="00CA3A06">
        <w:t>2</w:t>
      </w:r>
      <w:r>
        <w:t>.2.1024.2.0(1)</w:t>
      </w:r>
    </w:p>
    <w:p w14:paraId="3040B8BD" w14:textId="464F78D1" w:rsidR="00276B66" w:rsidRDefault="00276B66" w:rsidP="00276B66">
      <w:r>
        <w:t>Задание: Резервирование делится на:</w:t>
      </w:r>
    </w:p>
    <w:p w14:paraId="3DFBF823" w14:textId="77777777" w:rsidR="00276B66" w:rsidRDefault="00276B66" w:rsidP="00276B66">
      <w:r>
        <w:t>Ответы:</w:t>
      </w:r>
    </w:p>
    <w:p w14:paraId="066B2984" w14:textId="4672F23E" w:rsidR="00276B66" w:rsidRDefault="00276B66" w:rsidP="00276B66">
      <w:pPr>
        <w:pStyle w:val="a4"/>
        <w:numPr>
          <w:ilvl w:val="0"/>
          <w:numId w:val="1"/>
        </w:numPr>
      </w:pPr>
      <w:r>
        <w:t>Общее</w:t>
      </w:r>
    </w:p>
    <w:p w14:paraId="5824556A" w14:textId="51EBC267" w:rsidR="00276B66" w:rsidRDefault="00276B66" w:rsidP="00276B66">
      <w:pPr>
        <w:pStyle w:val="a4"/>
        <w:numPr>
          <w:ilvl w:val="0"/>
          <w:numId w:val="1"/>
        </w:numPr>
      </w:pPr>
      <w:r>
        <w:t>Частное</w:t>
      </w:r>
    </w:p>
    <w:p w14:paraId="5C13AA4A" w14:textId="77777777" w:rsidR="00276B66" w:rsidRDefault="00276B66" w:rsidP="00276B66">
      <w:pPr>
        <w:pStyle w:val="a4"/>
        <w:numPr>
          <w:ilvl w:val="0"/>
          <w:numId w:val="1"/>
        </w:numPr>
      </w:pPr>
      <w:r>
        <w:t>Нераздельное</w:t>
      </w:r>
    </w:p>
    <w:p w14:paraId="3810FFF1" w14:textId="3733DF8B" w:rsidR="00276B66" w:rsidRDefault="00276B66" w:rsidP="00276B66">
      <w:r>
        <w:t>-------</w:t>
      </w:r>
    </w:p>
    <w:p w14:paraId="7ACB0EF8" w14:textId="27EE7D4C" w:rsidR="00276B66" w:rsidRDefault="00276B66" w:rsidP="001D48D6">
      <w:r>
        <w:t>Правильный ответ: общее</w:t>
      </w:r>
    </w:p>
    <w:p w14:paraId="03499A17" w14:textId="39A910CA" w:rsidR="00276B66" w:rsidRDefault="00276B66" w:rsidP="001D48D6"/>
    <w:p w14:paraId="6540B964" w14:textId="2D177768" w:rsidR="00276B66" w:rsidRPr="00576721" w:rsidDel="003128D3" w:rsidRDefault="00276B66" w:rsidP="00276B66">
      <w:pPr>
        <w:rPr>
          <w:del w:id="582" w:author="Фанур А Баязитов" w:date="2022-11-24T11:53:00Z"/>
        </w:rPr>
      </w:pPr>
      <w:del w:id="583" w:author="Фанур А Баязитов" w:date="2022-11-24T11:53:00Z">
        <w:r w:rsidDel="003128D3">
          <w:delText>Номер: 12.5.</w:delText>
        </w:r>
        <w:r w:rsidR="00CA3A06" w:rsidDel="003128D3">
          <w:delText>2</w:delText>
        </w:r>
        <w:r w:rsidDel="003128D3">
          <w:delText>.2.1025.3.0(1)</w:delText>
        </w:r>
      </w:del>
    </w:p>
    <w:p w14:paraId="7F151FFE" w14:textId="284AD7AE" w:rsidR="00276B66" w:rsidDel="003128D3" w:rsidRDefault="00276B66" w:rsidP="00276B66">
      <w:pPr>
        <w:rPr>
          <w:del w:id="584" w:author="Фанур А Баязитов" w:date="2022-11-24T11:53:00Z"/>
        </w:rPr>
      </w:pPr>
      <w:del w:id="585" w:author="Фанур А Баязитов" w:date="2022-11-24T11:53:00Z">
        <w:r w:rsidDel="003128D3">
          <w:delText>Задание: _____ резерв ("горячий резерв") - резервный элемент, который находится в таком же режиме, как и основой.</w:delText>
        </w:r>
      </w:del>
    </w:p>
    <w:p w14:paraId="68795E57" w14:textId="07A2FD27" w:rsidR="00276B66" w:rsidDel="003128D3" w:rsidRDefault="00276B66" w:rsidP="00276B66">
      <w:pPr>
        <w:rPr>
          <w:del w:id="586" w:author="Фанур А Баязитов" w:date="2022-11-24T11:53:00Z"/>
        </w:rPr>
      </w:pPr>
      <w:del w:id="587" w:author="Фанур А Баязитов" w:date="2022-11-24T11:53:00Z">
        <w:r w:rsidDel="003128D3">
          <w:delText>Ответы:</w:delText>
        </w:r>
      </w:del>
    </w:p>
    <w:p w14:paraId="0D8A9A63" w14:textId="4B116F69" w:rsidR="00276B66" w:rsidDel="003128D3" w:rsidRDefault="00276B66" w:rsidP="00276B66">
      <w:pPr>
        <w:pStyle w:val="a4"/>
        <w:numPr>
          <w:ilvl w:val="0"/>
          <w:numId w:val="1"/>
        </w:numPr>
        <w:rPr>
          <w:del w:id="588" w:author="Фанур А Баязитов" w:date="2022-11-24T11:53:00Z"/>
        </w:rPr>
      </w:pPr>
      <w:del w:id="589" w:author="Фанур А Баязитов" w:date="2022-11-24T11:53:00Z">
        <w:r w:rsidDel="003128D3">
          <w:delText>Нагруженный</w:delText>
        </w:r>
      </w:del>
    </w:p>
    <w:p w14:paraId="195187CE" w14:textId="54B76D50" w:rsidR="00276B66" w:rsidDel="003128D3" w:rsidRDefault="00276B66" w:rsidP="00276B66">
      <w:pPr>
        <w:rPr>
          <w:del w:id="590" w:author="Фанур А Баязитов" w:date="2022-11-24T11:53:00Z"/>
        </w:rPr>
      </w:pPr>
      <w:del w:id="591" w:author="Фанур А Баязитов" w:date="2022-11-24T11:53:00Z">
        <w:r w:rsidDel="003128D3">
          <w:delText>-------</w:delText>
        </w:r>
      </w:del>
    </w:p>
    <w:p w14:paraId="760B5267" w14:textId="58922BFF" w:rsidR="00276B66" w:rsidRPr="004F16DC" w:rsidDel="003128D3" w:rsidRDefault="00276B66" w:rsidP="00276B66">
      <w:pPr>
        <w:rPr>
          <w:del w:id="592" w:author="Фанур А Баязитов" w:date="2022-11-24T11:53:00Z"/>
        </w:rPr>
      </w:pPr>
      <w:del w:id="593" w:author="Фанур А Баязитов" w:date="2022-11-24T11:53:00Z">
        <w:r w:rsidRPr="00311875" w:rsidDel="003128D3">
          <w:delText>Для данного задания правильным ответом будет текст «</w:delText>
        </w:r>
        <w:r w:rsidDel="003128D3">
          <w:delText>Нагруженный</w:delText>
        </w:r>
        <w:r w:rsidRPr="00311875" w:rsidDel="003128D3">
          <w:delText>», введенный в специальное поле</w:delText>
        </w:r>
      </w:del>
    </w:p>
    <w:p w14:paraId="25F5E436" w14:textId="167444FE" w:rsidR="00276B66" w:rsidRDefault="00276B66" w:rsidP="001D48D6">
      <w:pPr>
        <w:rPr>
          <w:ins w:id="594" w:author="Фанур А Баязитов" w:date="2022-11-24T11:54:00Z"/>
        </w:rPr>
      </w:pPr>
    </w:p>
    <w:p w14:paraId="48BBEA28" w14:textId="26A9B075" w:rsidR="003128D3" w:rsidRPr="00576721" w:rsidRDefault="003128D3" w:rsidP="003128D3">
      <w:pPr>
        <w:rPr>
          <w:ins w:id="595" w:author="Фанур А Баязитов" w:date="2022-11-24T11:54:00Z"/>
        </w:rPr>
      </w:pPr>
      <w:ins w:id="596" w:author="Фанур А Баязитов" w:date="2022-11-24T11:54:00Z">
        <w:r>
          <w:t>Номер: 12.5.2.2.1025.3.0(1)</w:t>
        </w:r>
      </w:ins>
    </w:p>
    <w:p w14:paraId="6C12DEDD" w14:textId="736D2A32" w:rsidR="003128D3" w:rsidRDefault="003128D3" w:rsidP="003128D3">
      <w:pPr>
        <w:rPr>
          <w:ins w:id="597" w:author="Фанур А Баязитов" w:date="2022-11-24T11:54:00Z"/>
        </w:rPr>
      </w:pPr>
      <w:ins w:id="598" w:author="Фанур А Баязитов" w:date="2022-11-24T11:54:00Z">
        <w:r>
          <w:t xml:space="preserve">Задание: </w:t>
        </w:r>
        <w:proofErr w:type="spellStart"/>
        <w:r>
          <w:t>CoDeSys</w:t>
        </w:r>
        <w:proofErr w:type="spellEnd"/>
        <w:r>
          <w:t xml:space="preserve"> (</w:t>
        </w:r>
        <w:proofErr w:type="spellStart"/>
        <w:r>
          <w:t>Controller</w:t>
        </w:r>
        <w:proofErr w:type="spellEnd"/>
        <w:r>
          <w:t xml:space="preserve"> Development System) представляет собой комплекс программ для проектирования прикладного _____ обеспечения, отладки в режиме эмуляции и загрузки программы в ПЛК.</w:t>
        </w:r>
      </w:ins>
    </w:p>
    <w:p w14:paraId="2AFCB86D" w14:textId="77777777" w:rsidR="003128D3" w:rsidRDefault="003128D3" w:rsidP="003128D3">
      <w:pPr>
        <w:rPr>
          <w:ins w:id="599" w:author="Фанур А Баязитов" w:date="2022-11-24T11:54:00Z"/>
        </w:rPr>
      </w:pPr>
      <w:ins w:id="600" w:author="Фанур А Баязитов" w:date="2022-11-24T11:54:00Z">
        <w:r>
          <w:t>Ответы:</w:t>
        </w:r>
      </w:ins>
    </w:p>
    <w:p w14:paraId="3C3BF60E" w14:textId="07DCAA96" w:rsidR="003128D3" w:rsidRDefault="003128D3" w:rsidP="003128D3">
      <w:pPr>
        <w:pStyle w:val="a4"/>
        <w:numPr>
          <w:ilvl w:val="0"/>
          <w:numId w:val="1"/>
        </w:numPr>
        <w:rPr>
          <w:ins w:id="601" w:author="Фанур А Баязитов" w:date="2022-11-24T11:54:00Z"/>
        </w:rPr>
      </w:pPr>
      <w:ins w:id="602" w:author="Фанур А Баязитов" w:date="2022-11-24T11:54:00Z">
        <w:r>
          <w:t>программного</w:t>
        </w:r>
      </w:ins>
    </w:p>
    <w:p w14:paraId="635B435C" w14:textId="77777777" w:rsidR="003128D3" w:rsidRDefault="003128D3" w:rsidP="003128D3">
      <w:pPr>
        <w:rPr>
          <w:ins w:id="603" w:author="Фанур А Баязитов" w:date="2022-11-24T11:54:00Z"/>
        </w:rPr>
      </w:pPr>
      <w:ins w:id="604" w:author="Фанур А Баязитов" w:date="2022-11-24T11:54:00Z">
        <w:r>
          <w:t>-------</w:t>
        </w:r>
      </w:ins>
    </w:p>
    <w:p w14:paraId="3F341D2E" w14:textId="1736BFF3" w:rsidR="003128D3" w:rsidRPr="004F16DC" w:rsidRDefault="003128D3" w:rsidP="003128D3">
      <w:pPr>
        <w:rPr>
          <w:ins w:id="605" w:author="Фанур А Баязитов" w:date="2022-11-24T11:54:00Z"/>
        </w:rPr>
      </w:pPr>
      <w:ins w:id="606" w:author="Фанур А Баязитов" w:date="2022-11-24T11:54:00Z">
        <w:r w:rsidRPr="00311875">
          <w:t>Для данного задания правильным ответом будет текст «</w:t>
        </w:r>
        <w:r>
          <w:t>программного</w:t>
        </w:r>
        <w:r w:rsidRPr="00311875">
          <w:t>», введенный в специальное поле</w:t>
        </w:r>
      </w:ins>
    </w:p>
    <w:p w14:paraId="0587870A" w14:textId="0F719359" w:rsidR="003128D3" w:rsidRDefault="003128D3" w:rsidP="001D48D6">
      <w:pPr>
        <w:rPr>
          <w:ins w:id="607" w:author="Фанур А Баязитов" w:date="2022-11-24T11:54:00Z"/>
        </w:rPr>
      </w:pPr>
    </w:p>
    <w:p w14:paraId="132E892A" w14:textId="77777777" w:rsidR="003128D3" w:rsidRDefault="003128D3" w:rsidP="001D48D6"/>
    <w:p w14:paraId="1B6D606D" w14:textId="398D250B" w:rsidR="00276B66" w:rsidRPr="00576721" w:rsidDel="003128D3" w:rsidRDefault="00276B66" w:rsidP="00276B66">
      <w:pPr>
        <w:rPr>
          <w:del w:id="608" w:author="Фанур А Баязитов" w:date="2022-11-24T11:55:00Z"/>
        </w:rPr>
      </w:pPr>
      <w:del w:id="609" w:author="Фанур А Баязитов" w:date="2022-11-24T11:55:00Z">
        <w:r w:rsidDel="003128D3">
          <w:delText>Номер: 12.5.</w:delText>
        </w:r>
        <w:r w:rsidR="00CA3A06" w:rsidDel="003128D3">
          <w:delText>2</w:delText>
        </w:r>
        <w:r w:rsidDel="003128D3">
          <w:delText>.2.102</w:delText>
        </w:r>
        <w:r w:rsidR="00587D3A" w:rsidDel="003128D3">
          <w:delText>6</w:delText>
        </w:r>
        <w:r w:rsidDel="003128D3">
          <w:delText>.3.0(1)</w:delText>
        </w:r>
      </w:del>
    </w:p>
    <w:p w14:paraId="4E18EFF7" w14:textId="7B9828C1" w:rsidR="00276B66" w:rsidDel="003128D3" w:rsidRDefault="00276B66" w:rsidP="00276B66">
      <w:pPr>
        <w:rPr>
          <w:del w:id="610" w:author="Фанур А Баязитов" w:date="2022-11-24T11:55:00Z"/>
        </w:rPr>
      </w:pPr>
      <w:del w:id="611" w:author="Фанур А Баязитов" w:date="2022-11-24T11:55:00Z">
        <w:r w:rsidDel="003128D3">
          <w:delText xml:space="preserve">Задание: _____ </w:delText>
        </w:r>
        <w:r w:rsidR="00587D3A" w:rsidDel="003128D3">
          <w:delText>резерв ("теплый резерв") - резервный элемент, находящийся в менее нагруженном состоянии, чем основной</w:delText>
        </w:r>
        <w:r w:rsidDel="003128D3">
          <w:delText>.</w:delText>
        </w:r>
      </w:del>
    </w:p>
    <w:p w14:paraId="2DBAC3AD" w14:textId="6752FC17" w:rsidR="00276B66" w:rsidDel="003128D3" w:rsidRDefault="00276B66" w:rsidP="00276B66">
      <w:pPr>
        <w:rPr>
          <w:del w:id="612" w:author="Фанур А Баязитов" w:date="2022-11-24T11:55:00Z"/>
        </w:rPr>
      </w:pPr>
      <w:del w:id="613" w:author="Фанур А Баязитов" w:date="2022-11-24T11:55:00Z">
        <w:r w:rsidDel="003128D3">
          <w:delText>Ответы:</w:delText>
        </w:r>
      </w:del>
    </w:p>
    <w:p w14:paraId="70F1A1BB" w14:textId="447B9C53" w:rsidR="00276B66" w:rsidDel="003128D3" w:rsidRDefault="00587D3A" w:rsidP="00276B66">
      <w:pPr>
        <w:pStyle w:val="a4"/>
        <w:numPr>
          <w:ilvl w:val="0"/>
          <w:numId w:val="1"/>
        </w:numPr>
        <w:rPr>
          <w:del w:id="614" w:author="Фанур А Баязитов" w:date="2022-11-24T11:55:00Z"/>
        </w:rPr>
      </w:pPr>
      <w:del w:id="615" w:author="Фанур А Баязитов" w:date="2022-11-24T11:55:00Z">
        <w:r w:rsidDel="003128D3">
          <w:delText>Облегченный</w:delText>
        </w:r>
      </w:del>
    </w:p>
    <w:p w14:paraId="00D673A1" w14:textId="21EA467F" w:rsidR="00276B66" w:rsidDel="003128D3" w:rsidRDefault="00276B66" w:rsidP="00276B66">
      <w:pPr>
        <w:rPr>
          <w:del w:id="616" w:author="Фанур А Баязитов" w:date="2022-11-24T11:55:00Z"/>
        </w:rPr>
      </w:pPr>
      <w:del w:id="617" w:author="Фанур А Баязитов" w:date="2022-11-24T11:55:00Z">
        <w:r w:rsidDel="003128D3">
          <w:delText>-------</w:delText>
        </w:r>
      </w:del>
    </w:p>
    <w:p w14:paraId="3E1EA228" w14:textId="3173B8A5" w:rsidR="00276B66" w:rsidRPr="004F16DC" w:rsidDel="003128D3" w:rsidRDefault="00276B66" w:rsidP="00276B66">
      <w:pPr>
        <w:rPr>
          <w:del w:id="618" w:author="Фанур А Баязитов" w:date="2022-11-24T11:55:00Z"/>
        </w:rPr>
      </w:pPr>
      <w:del w:id="619" w:author="Фанур А Баязитов" w:date="2022-11-24T11:55:00Z">
        <w:r w:rsidRPr="00311875" w:rsidDel="003128D3">
          <w:delText>Для данного задания правильным ответом будет текст «</w:delText>
        </w:r>
        <w:r w:rsidR="00587D3A" w:rsidDel="003128D3">
          <w:delText>Облегченный</w:delText>
        </w:r>
        <w:r w:rsidRPr="00311875" w:rsidDel="003128D3">
          <w:delText>», введенный в специальное поле</w:delText>
        </w:r>
      </w:del>
    </w:p>
    <w:p w14:paraId="6472993B" w14:textId="2766D33B" w:rsidR="00276B66" w:rsidRDefault="00276B66" w:rsidP="001D48D6">
      <w:pPr>
        <w:rPr>
          <w:ins w:id="620" w:author="Фанур А Баязитов" w:date="2022-11-24T11:55:00Z"/>
        </w:rPr>
      </w:pPr>
    </w:p>
    <w:p w14:paraId="769C2734" w14:textId="71C05CD3" w:rsidR="003128D3" w:rsidRPr="00576721" w:rsidRDefault="003128D3" w:rsidP="003128D3">
      <w:pPr>
        <w:rPr>
          <w:ins w:id="621" w:author="Фанур А Баязитов" w:date="2022-11-24T11:55:00Z"/>
        </w:rPr>
      </w:pPr>
      <w:ins w:id="622" w:author="Фанур А Баязитов" w:date="2022-11-24T11:55:00Z">
        <w:r>
          <w:t>Номер: 12.5.2.2.102</w:t>
        </w:r>
      </w:ins>
      <w:ins w:id="623" w:author="Фанур А Баязитов" w:date="2022-11-24T11:56:00Z">
        <w:r>
          <w:t>6</w:t>
        </w:r>
      </w:ins>
      <w:ins w:id="624" w:author="Фанур А Баязитов" w:date="2022-11-24T11:55:00Z">
        <w:r>
          <w:t>.2.0(1)</w:t>
        </w:r>
      </w:ins>
    </w:p>
    <w:p w14:paraId="5F98F425" w14:textId="67609BA2" w:rsidR="003128D3" w:rsidRDefault="003128D3" w:rsidP="003128D3">
      <w:pPr>
        <w:rPr>
          <w:ins w:id="625" w:author="Фанур А Баязитов" w:date="2022-11-24T11:55:00Z"/>
        </w:rPr>
      </w:pPr>
      <w:ins w:id="626" w:author="Фанур А Баязитов" w:date="2022-11-24T11:55:00Z">
        <w:r>
          <w:t xml:space="preserve">Задание: </w:t>
        </w:r>
        <w:r w:rsidRPr="003128D3">
          <w:t xml:space="preserve">Общение ПЛК со SCADA </w:t>
        </w:r>
      </w:ins>
      <w:ins w:id="627" w:author="Фанур А Баязитов" w:date="2022-11-24T11:56:00Z">
        <w:r>
          <w:t xml:space="preserve">в основном </w:t>
        </w:r>
      </w:ins>
      <w:ins w:id="628" w:author="Фанур А Баязитов" w:date="2022-11-24T11:55:00Z">
        <w:r w:rsidRPr="003128D3">
          <w:t>осуществляется с помощью стандартного ОРС сервера</w:t>
        </w:r>
        <w:r>
          <w:t>.</w:t>
        </w:r>
      </w:ins>
    </w:p>
    <w:p w14:paraId="09DB0BD5" w14:textId="77777777" w:rsidR="003128D3" w:rsidRDefault="003128D3" w:rsidP="003128D3">
      <w:pPr>
        <w:rPr>
          <w:ins w:id="629" w:author="Фанур А Баязитов" w:date="2022-11-24T11:55:00Z"/>
        </w:rPr>
      </w:pPr>
      <w:ins w:id="630" w:author="Фанур А Баязитов" w:date="2022-11-24T11:55:00Z">
        <w:r>
          <w:t>Ответы:</w:t>
        </w:r>
      </w:ins>
    </w:p>
    <w:p w14:paraId="33619C6F" w14:textId="77777777" w:rsidR="003128D3" w:rsidRDefault="003128D3" w:rsidP="003128D3">
      <w:pPr>
        <w:pStyle w:val="a4"/>
        <w:numPr>
          <w:ilvl w:val="0"/>
          <w:numId w:val="1"/>
        </w:numPr>
        <w:rPr>
          <w:ins w:id="631" w:author="Фанур А Баязитов" w:date="2022-11-24T11:55:00Z"/>
        </w:rPr>
      </w:pPr>
      <w:ins w:id="632" w:author="Фанур А Баязитов" w:date="2022-11-24T11:55:00Z">
        <w:r>
          <w:t>Да</w:t>
        </w:r>
      </w:ins>
    </w:p>
    <w:p w14:paraId="42BB0EB0" w14:textId="77777777" w:rsidR="003128D3" w:rsidRDefault="003128D3" w:rsidP="003128D3">
      <w:pPr>
        <w:pStyle w:val="a4"/>
        <w:numPr>
          <w:ilvl w:val="0"/>
          <w:numId w:val="1"/>
        </w:numPr>
        <w:rPr>
          <w:ins w:id="633" w:author="Фанур А Баязитов" w:date="2022-11-24T11:55:00Z"/>
        </w:rPr>
      </w:pPr>
      <w:ins w:id="634" w:author="Фанур А Баязитов" w:date="2022-11-24T11:55:00Z">
        <w:r>
          <w:t>Нет</w:t>
        </w:r>
      </w:ins>
    </w:p>
    <w:p w14:paraId="1D2F50E7" w14:textId="77777777" w:rsidR="003128D3" w:rsidRDefault="003128D3" w:rsidP="003128D3">
      <w:pPr>
        <w:rPr>
          <w:ins w:id="635" w:author="Фанур А Баязитов" w:date="2022-11-24T11:55:00Z"/>
        </w:rPr>
      </w:pPr>
      <w:ins w:id="636" w:author="Фанур А Баязитов" w:date="2022-11-24T11:55:00Z">
        <w:r>
          <w:t>-------</w:t>
        </w:r>
      </w:ins>
    </w:p>
    <w:p w14:paraId="3B3F7507" w14:textId="77777777" w:rsidR="003128D3" w:rsidRDefault="003128D3" w:rsidP="003128D3">
      <w:pPr>
        <w:rPr>
          <w:ins w:id="637" w:author="Фанур А Баязитов" w:date="2022-11-24T11:55:00Z"/>
        </w:rPr>
      </w:pPr>
      <w:ins w:id="638" w:author="Фанур А Баязитов" w:date="2022-11-24T11:55:00Z">
        <w:r>
          <w:t>Правильный ответ: Да</w:t>
        </w:r>
      </w:ins>
    </w:p>
    <w:p w14:paraId="2EC23B34" w14:textId="0931172A" w:rsidR="003128D3" w:rsidRDefault="003128D3" w:rsidP="001D48D6">
      <w:pPr>
        <w:rPr>
          <w:ins w:id="639" w:author="Фанур А Баязитов" w:date="2022-11-24T11:55:00Z"/>
        </w:rPr>
      </w:pPr>
    </w:p>
    <w:p w14:paraId="3B524B0C" w14:textId="77777777" w:rsidR="003128D3" w:rsidRDefault="003128D3" w:rsidP="001D48D6"/>
    <w:p w14:paraId="087A4BEE" w14:textId="39B37E2A" w:rsidR="00587D3A" w:rsidRPr="00576721" w:rsidDel="000A1F43" w:rsidRDefault="00587D3A" w:rsidP="00587D3A">
      <w:pPr>
        <w:rPr>
          <w:del w:id="640" w:author="Фанур А Баязитов" w:date="2022-11-24T11:56:00Z"/>
        </w:rPr>
      </w:pPr>
      <w:del w:id="641" w:author="Фанур А Баязитов" w:date="2022-11-24T11:56:00Z">
        <w:r w:rsidDel="000A1F43">
          <w:delText>Номер: 12.5.</w:delText>
        </w:r>
        <w:r w:rsidR="00CA3A06" w:rsidDel="000A1F43">
          <w:delText>2</w:delText>
        </w:r>
        <w:r w:rsidDel="000A1F43">
          <w:delText>.2.1027.3.0(1)</w:delText>
        </w:r>
      </w:del>
    </w:p>
    <w:p w14:paraId="56BFAADF" w14:textId="40FA6FBE" w:rsidR="00587D3A" w:rsidDel="000A1F43" w:rsidRDefault="00587D3A" w:rsidP="00587D3A">
      <w:pPr>
        <w:rPr>
          <w:del w:id="642" w:author="Фанур А Баязитов" w:date="2022-11-24T11:56:00Z"/>
        </w:rPr>
      </w:pPr>
      <w:del w:id="643" w:author="Фанур А Баязитов" w:date="2022-11-24T11:56:00Z">
        <w:r w:rsidDel="000A1F43">
          <w:delText>Задание: _____ резерв ("холодный резерв") - резервный элемент, находящийся в ненагруженном режиме до начала его использования вместо основного элемента.</w:delText>
        </w:r>
      </w:del>
    </w:p>
    <w:p w14:paraId="120B1CCF" w14:textId="5507DFEC" w:rsidR="00587D3A" w:rsidDel="000A1F43" w:rsidRDefault="00587D3A" w:rsidP="00587D3A">
      <w:pPr>
        <w:rPr>
          <w:del w:id="644" w:author="Фанур А Баязитов" w:date="2022-11-24T11:56:00Z"/>
        </w:rPr>
      </w:pPr>
      <w:del w:id="645" w:author="Фанур А Баязитов" w:date="2022-11-24T11:56:00Z">
        <w:r w:rsidDel="000A1F43">
          <w:lastRenderedPageBreak/>
          <w:delText>Ответы:</w:delText>
        </w:r>
      </w:del>
    </w:p>
    <w:p w14:paraId="4F5CE4F9" w14:textId="185FA28B" w:rsidR="00587D3A" w:rsidDel="000A1F43" w:rsidRDefault="00587D3A" w:rsidP="00587D3A">
      <w:pPr>
        <w:pStyle w:val="a4"/>
        <w:numPr>
          <w:ilvl w:val="0"/>
          <w:numId w:val="1"/>
        </w:numPr>
        <w:rPr>
          <w:del w:id="646" w:author="Фанур А Баязитов" w:date="2022-11-24T11:56:00Z"/>
        </w:rPr>
      </w:pPr>
      <w:del w:id="647" w:author="Фанур А Баязитов" w:date="2022-11-24T11:56:00Z">
        <w:r w:rsidDel="000A1F43">
          <w:delText>Ненагруженный</w:delText>
        </w:r>
      </w:del>
    </w:p>
    <w:p w14:paraId="39C91201" w14:textId="0B84E5DB" w:rsidR="00587D3A" w:rsidDel="000A1F43" w:rsidRDefault="00587D3A" w:rsidP="00587D3A">
      <w:pPr>
        <w:rPr>
          <w:del w:id="648" w:author="Фанур А Баязитов" w:date="2022-11-24T11:56:00Z"/>
        </w:rPr>
      </w:pPr>
      <w:del w:id="649" w:author="Фанур А Баязитов" w:date="2022-11-24T11:56:00Z">
        <w:r w:rsidDel="000A1F43">
          <w:delText>-------</w:delText>
        </w:r>
      </w:del>
    </w:p>
    <w:p w14:paraId="71C47944" w14:textId="238FE188" w:rsidR="00587D3A" w:rsidRPr="004F16DC" w:rsidDel="000A1F43" w:rsidRDefault="00587D3A" w:rsidP="00587D3A">
      <w:pPr>
        <w:rPr>
          <w:del w:id="650" w:author="Фанур А Баязитов" w:date="2022-11-24T11:56:00Z"/>
        </w:rPr>
      </w:pPr>
      <w:del w:id="651" w:author="Фанур А Баязитов" w:date="2022-11-24T11:56:00Z">
        <w:r w:rsidRPr="00311875" w:rsidDel="000A1F43">
          <w:delText>Для данного задания правильным ответом будет текст «</w:delText>
        </w:r>
        <w:r w:rsidDel="000A1F43">
          <w:delText>Ненагруженный</w:delText>
        </w:r>
        <w:r w:rsidRPr="00311875" w:rsidDel="000A1F43">
          <w:delText>», введенный в специальное поле</w:delText>
        </w:r>
      </w:del>
    </w:p>
    <w:p w14:paraId="21E5D071" w14:textId="385F4107" w:rsidR="00587D3A" w:rsidRDefault="00587D3A" w:rsidP="001D48D6">
      <w:pPr>
        <w:rPr>
          <w:ins w:id="652" w:author="Фанур А Баязитов" w:date="2022-11-24T11:56:00Z"/>
        </w:rPr>
      </w:pPr>
    </w:p>
    <w:p w14:paraId="7DE5418B" w14:textId="175B043A" w:rsidR="000A1F43" w:rsidRPr="00576721" w:rsidRDefault="000A1F43" w:rsidP="000A1F43">
      <w:pPr>
        <w:rPr>
          <w:ins w:id="653" w:author="Фанур А Баязитов" w:date="2022-11-24T11:56:00Z"/>
        </w:rPr>
      </w:pPr>
      <w:ins w:id="654" w:author="Фанур А Баязитов" w:date="2022-11-24T11:56:00Z">
        <w:r>
          <w:t>Номер: 12.5.1.2.102</w:t>
        </w:r>
      </w:ins>
      <w:ins w:id="655" w:author="Фанур А Баязитов" w:date="2022-11-24T11:58:00Z">
        <w:r>
          <w:t>7</w:t>
        </w:r>
      </w:ins>
      <w:ins w:id="656" w:author="Фанур А Баязитов" w:date="2022-11-24T11:56:00Z">
        <w:r>
          <w:t>.3.0(1)</w:t>
        </w:r>
      </w:ins>
    </w:p>
    <w:p w14:paraId="5F106C3A" w14:textId="2607943E" w:rsidR="000A1F43" w:rsidRDefault="000A1F43" w:rsidP="000A1F43">
      <w:pPr>
        <w:rPr>
          <w:ins w:id="657" w:author="Фанур А Баязитов" w:date="2022-11-24T11:56:00Z"/>
        </w:rPr>
      </w:pPr>
      <w:ins w:id="658" w:author="Фанур А Баязитов" w:date="2022-11-24T11:56:00Z">
        <w:r>
          <w:t xml:space="preserve">Задание: </w:t>
        </w:r>
      </w:ins>
      <w:ins w:id="659" w:author="Фанур А Баязитов" w:date="2022-11-24T11:57:00Z">
        <w:r>
          <w:t xml:space="preserve">В системе </w:t>
        </w:r>
        <w:proofErr w:type="spellStart"/>
        <w:r>
          <w:rPr>
            <w:lang w:val="en-US"/>
          </w:rPr>
          <w:t>ISaGRAF</w:t>
        </w:r>
        <w:proofErr w:type="spellEnd"/>
        <w:r w:rsidRPr="000A1F43">
          <w:rPr>
            <w:rPrChange w:id="660" w:author="Фанур А Баязитов" w:date="2022-11-24T11:57:00Z">
              <w:rPr>
                <w:lang w:val="en-US"/>
              </w:rPr>
            </w:rPrChange>
          </w:rPr>
          <w:t xml:space="preserve"> </w:t>
        </w:r>
        <w:r>
          <w:t xml:space="preserve">присутствует возможность транслировать программу в текст на языке </w:t>
        </w:r>
        <w:r>
          <w:rPr>
            <w:lang w:val="en-US"/>
          </w:rPr>
          <w:t>C</w:t>
        </w:r>
      </w:ins>
      <w:ins w:id="661" w:author="Фанур А Баязитов" w:date="2022-11-24T11:56:00Z">
        <w:r>
          <w:t>.</w:t>
        </w:r>
      </w:ins>
    </w:p>
    <w:p w14:paraId="1414DB4B" w14:textId="77777777" w:rsidR="000A1F43" w:rsidRDefault="000A1F43" w:rsidP="000A1F43">
      <w:pPr>
        <w:rPr>
          <w:ins w:id="662" w:author="Фанур А Баязитов" w:date="2022-11-24T11:56:00Z"/>
        </w:rPr>
      </w:pPr>
      <w:ins w:id="663" w:author="Фанур А Баязитов" w:date="2022-11-24T11:56:00Z">
        <w:r>
          <w:t>Ответы:</w:t>
        </w:r>
      </w:ins>
    </w:p>
    <w:p w14:paraId="7F2D8723" w14:textId="28326720" w:rsidR="000A1F43" w:rsidRDefault="000A1F43" w:rsidP="000A1F43">
      <w:pPr>
        <w:pStyle w:val="a4"/>
        <w:numPr>
          <w:ilvl w:val="0"/>
          <w:numId w:val="1"/>
        </w:numPr>
        <w:rPr>
          <w:ins w:id="664" w:author="Фанур А Баязитов" w:date="2022-11-24T11:58:00Z"/>
        </w:rPr>
      </w:pPr>
      <w:ins w:id="665" w:author="Фанур А Баязитов" w:date="2022-11-24T11:58:00Z">
        <w:r>
          <w:t>Да</w:t>
        </w:r>
      </w:ins>
    </w:p>
    <w:p w14:paraId="30AB0D2B" w14:textId="65855D03" w:rsidR="000A1F43" w:rsidRDefault="000A1F43" w:rsidP="000A1F43">
      <w:pPr>
        <w:pStyle w:val="a4"/>
        <w:numPr>
          <w:ilvl w:val="0"/>
          <w:numId w:val="1"/>
        </w:numPr>
        <w:rPr>
          <w:ins w:id="666" w:author="Фанур А Баязитов" w:date="2022-11-24T11:56:00Z"/>
        </w:rPr>
      </w:pPr>
      <w:ins w:id="667" w:author="Фанур А Баязитов" w:date="2022-11-24T11:58:00Z">
        <w:r>
          <w:t>Нет</w:t>
        </w:r>
      </w:ins>
    </w:p>
    <w:p w14:paraId="10A64114" w14:textId="77777777" w:rsidR="000A1F43" w:rsidRDefault="000A1F43" w:rsidP="000A1F43">
      <w:pPr>
        <w:rPr>
          <w:ins w:id="668" w:author="Фанур А Баязитов" w:date="2022-11-24T11:56:00Z"/>
        </w:rPr>
      </w:pPr>
      <w:ins w:id="669" w:author="Фанур А Баязитов" w:date="2022-11-24T11:56:00Z">
        <w:r>
          <w:t>-------</w:t>
        </w:r>
      </w:ins>
    </w:p>
    <w:p w14:paraId="551B5D61" w14:textId="483BCC67" w:rsidR="000A1F43" w:rsidRPr="004F16DC" w:rsidRDefault="000A1F43" w:rsidP="000A1F43">
      <w:pPr>
        <w:rPr>
          <w:ins w:id="670" w:author="Фанур А Баязитов" w:date="2022-11-24T11:56:00Z"/>
        </w:rPr>
      </w:pPr>
      <w:ins w:id="671" w:author="Фанур А Баязитов" w:date="2022-11-24T11:58:00Z">
        <w:r>
          <w:t>Правильный ответ: Да</w:t>
        </w:r>
      </w:ins>
    </w:p>
    <w:p w14:paraId="0D50945C" w14:textId="77777777" w:rsidR="000A1F43" w:rsidRDefault="000A1F43" w:rsidP="001D48D6"/>
    <w:p w14:paraId="17099B1A" w14:textId="0F4F03D4" w:rsidR="00587D3A" w:rsidRPr="00576721" w:rsidDel="000A1F43" w:rsidRDefault="00587D3A" w:rsidP="00587D3A">
      <w:pPr>
        <w:rPr>
          <w:del w:id="672" w:author="Фанур А Баязитов" w:date="2022-11-24T11:58:00Z"/>
        </w:rPr>
      </w:pPr>
      <w:del w:id="673" w:author="Фанур А Баязитов" w:date="2022-11-24T11:58:00Z">
        <w:r w:rsidDel="000A1F43">
          <w:delText>Номер: 12.5.</w:delText>
        </w:r>
        <w:r w:rsidR="00CA3A06" w:rsidDel="000A1F43">
          <w:delText>1</w:delText>
        </w:r>
        <w:r w:rsidDel="000A1F43">
          <w:delText>.2.1028.3.0(1)</w:delText>
        </w:r>
      </w:del>
    </w:p>
    <w:p w14:paraId="668FF495" w14:textId="2DE42917" w:rsidR="00587D3A" w:rsidDel="000A1F43" w:rsidRDefault="00587D3A" w:rsidP="00587D3A">
      <w:pPr>
        <w:rPr>
          <w:del w:id="674" w:author="Фанур А Баязитов" w:date="2022-11-24T11:58:00Z"/>
        </w:rPr>
      </w:pPr>
      <w:del w:id="675" w:author="Фанур А Баязитов" w:date="2022-11-24T11:58:00Z">
        <w:r w:rsidDel="000A1F43">
          <w:delText>Задание: Выбор одного сигнала из нескольких осуществляется схемой голосования, которая в частном случае нечетного числа голосов называется _____ схемой.</w:delText>
        </w:r>
      </w:del>
    </w:p>
    <w:p w14:paraId="3BA6E48D" w14:textId="6A699716" w:rsidR="00587D3A" w:rsidDel="000A1F43" w:rsidRDefault="00587D3A" w:rsidP="00587D3A">
      <w:pPr>
        <w:rPr>
          <w:del w:id="676" w:author="Фанур А Баязитов" w:date="2022-11-24T11:58:00Z"/>
        </w:rPr>
      </w:pPr>
      <w:del w:id="677" w:author="Фанур А Баязитов" w:date="2022-11-24T11:58:00Z">
        <w:r w:rsidDel="000A1F43">
          <w:delText>Ответы:</w:delText>
        </w:r>
      </w:del>
    </w:p>
    <w:p w14:paraId="0C9AC8B2" w14:textId="047CA86B" w:rsidR="00587D3A" w:rsidDel="000A1F43" w:rsidRDefault="00587D3A" w:rsidP="00587D3A">
      <w:pPr>
        <w:pStyle w:val="a4"/>
        <w:numPr>
          <w:ilvl w:val="0"/>
          <w:numId w:val="1"/>
        </w:numPr>
        <w:rPr>
          <w:del w:id="678" w:author="Фанур А Баязитов" w:date="2022-11-24T11:58:00Z"/>
        </w:rPr>
      </w:pPr>
      <w:del w:id="679" w:author="Фанур А Баязитов" w:date="2022-11-24T11:58:00Z">
        <w:r w:rsidDel="000A1F43">
          <w:delText>мажоритарной</w:delText>
        </w:r>
      </w:del>
    </w:p>
    <w:p w14:paraId="2912157B" w14:textId="1FE70A29" w:rsidR="00587D3A" w:rsidDel="000A1F43" w:rsidRDefault="00587D3A" w:rsidP="00587D3A">
      <w:pPr>
        <w:rPr>
          <w:del w:id="680" w:author="Фанур А Баязитов" w:date="2022-11-24T11:58:00Z"/>
        </w:rPr>
      </w:pPr>
      <w:del w:id="681" w:author="Фанур А Баязитов" w:date="2022-11-24T11:58:00Z">
        <w:r w:rsidDel="000A1F43">
          <w:delText>-------</w:delText>
        </w:r>
      </w:del>
    </w:p>
    <w:p w14:paraId="35CEC7BB" w14:textId="7CB4EE08" w:rsidR="00587D3A" w:rsidRPr="004F16DC" w:rsidDel="000A1F43" w:rsidRDefault="00587D3A" w:rsidP="00587D3A">
      <w:pPr>
        <w:rPr>
          <w:del w:id="682" w:author="Фанур А Баязитов" w:date="2022-11-24T11:58:00Z"/>
        </w:rPr>
      </w:pPr>
      <w:del w:id="683" w:author="Фанур А Баязитов" w:date="2022-11-24T11:58:00Z">
        <w:r w:rsidRPr="00311875" w:rsidDel="000A1F43">
          <w:delText>Для данного задания правильным ответом будет текст «</w:delText>
        </w:r>
        <w:r w:rsidDel="000A1F43">
          <w:delText>мажоритарной</w:delText>
        </w:r>
        <w:r w:rsidRPr="00311875" w:rsidDel="000A1F43">
          <w:delText>», введенный в специальное поле</w:delText>
        </w:r>
      </w:del>
    </w:p>
    <w:p w14:paraId="4C4891AE" w14:textId="72E23F0E" w:rsidR="00587D3A" w:rsidRDefault="00587D3A" w:rsidP="001D48D6">
      <w:pPr>
        <w:rPr>
          <w:ins w:id="684" w:author="Фанур А Баязитов" w:date="2022-11-24T11:58:00Z"/>
        </w:rPr>
      </w:pPr>
    </w:p>
    <w:p w14:paraId="369EF30F" w14:textId="5E914A3E" w:rsidR="000A1F43" w:rsidRPr="00576721" w:rsidRDefault="000A1F43" w:rsidP="000A1F43">
      <w:pPr>
        <w:rPr>
          <w:ins w:id="685" w:author="Фанур А Баязитов" w:date="2022-11-24T11:58:00Z"/>
        </w:rPr>
      </w:pPr>
      <w:ins w:id="686" w:author="Фанур А Баязитов" w:date="2022-11-24T11:58:00Z">
        <w:r>
          <w:t>Номер: 12.5.1.2.102</w:t>
        </w:r>
      </w:ins>
      <w:ins w:id="687" w:author="Фанур А Баязитов" w:date="2022-11-24T11:59:00Z">
        <w:r>
          <w:t>8</w:t>
        </w:r>
      </w:ins>
      <w:ins w:id="688" w:author="Фанур А Баязитов" w:date="2022-11-24T11:58:00Z">
        <w:r>
          <w:t>.3.0(1)</w:t>
        </w:r>
      </w:ins>
    </w:p>
    <w:p w14:paraId="0ADF64DD" w14:textId="3E5E552C" w:rsidR="000A1F43" w:rsidRDefault="000A1F43" w:rsidP="000A1F43">
      <w:pPr>
        <w:rPr>
          <w:ins w:id="689" w:author="Фанур А Баязитов" w:date="2022-11-24T11:58:00Z"/>
        </w:rPr>
      </w:pPr>
      <w:ins w:id="690" w:author="Фанур А Баязитов" w:date="2022-11-24T11:58:00Z">
        <w:r>
          <w:t xml:space="preserve">Задание: В системе </w:t>
        </w:r>
        <w:proofErr w:type="spellStart"/>
        <w:r>
          <w:rPr>
            <w:lang w:val="en-US"/>
          </w:rPr>
          <w:t>C</w:t>
        </w:r>
      </w:ins>
      <w:ins w:id="691" w:author="Фанур А Баязитов" w:date="2022-11-24T11:59:00Z">
        <w:r>
          <w:rPr>
            <w:lang w:val="en-US"/>
          </w:rPr>
          <w:t>oDeSys</w:t>
        </w:r>
      </w:ins>
      <w:proofErr w:type="spellEnd"/>
      <w:ins w:id="692" w:author="Фанур А Баязитов" w:date="2022-11-24T11:58:00Z">
        <w:r w:rsidRPr="004C1AA5">
          <w:t xml:space="preserve"> </w:t>
        </w:r>
      </w:ins>
      <w:ins w:id="693" w:author="Фанур А Баязитов" w:date="2022-11-24T11:59:00Z">
        <w:r>
          <w:t>присутствует возможность использовать в</w:t>
        </w:r>
        <w:r w:rsidRPr="000A1F43">
          <w:t xml:space="preserve"> одном проекте несколько контроллеров разных производителей</w:t>
        </w:r>
      </w:ins>
      <w:ins w:id="694" w:author="Фанур А Баязитов" w:date="2022-11-24T11:58:00Z">
        <w:r>
          <w:t>.</w:t>
        </w:r>
      </w:ins>
    </w:p>
    <w:p w14:paraId="372D20AB" w14:textId="77777777" w:rsidR="000A1F43" w:rsidRDefault="000A1F43" w:rsidP="000A1F43">
      <w:pPr>
        <w:rPr>
          <w:ins w:id="695" w:author="Фанур А Баязитов" w:date="2022-11-24T11:58:00Z"/>
        </w:rPr>
      </w:pPr>
      <w:ins w:id="696" w:author="Фанур А Баязитов" w:date="2022-11-24T11:58:00Z">
        <w:r>
          <w:t>Ответы:</w:t>
        </w:r>
      </w:ins>
    </w:p>
    <w:p w14:paraId="594B044E" w14:textId="77777777" w:rsidR="000A1F43" w:rsidRDefault="000A1F43" w:rsidP="000A1F43">
      <w:pPr>
        <w:pStyle w:val="a4"/>
        <w:numPr>
          <w:ilvl w:val="0"/>
          <w:numId w:val="1"/>
        </w:numPr>
        <w:rPr>
          <w:ins w:id="697" w:author="Фанур А Баязитов" w:date="2022-11-24T11:58:00Z"/>
        </w:rPr>
      </w:pPr>
      <w:ins w:id="698" w:author="Фанур А Баязитов" w:date="2022-11-24T11:58:00Z">
        <w:r>
          <w:t>Да</w:t>
        </w:r>
      </w:ins>
    </w:p>
    <w:p w14:paraId="2DF1096A" w14:textId="77777777" w:rsidR="000A1F43" w:rsidRDefault="000A1F43" w:rsidP="000A1F43">
      <w:pPr>
        <w:pStyle w:val="a4"/>
        <w:numPr>
          <w:ilvl w:val="0"/>
          <w:numId w:val="1"/>
        </w:numPr>
        <w:rPr>
          <w:ins w:id="699" w:author="Фанур А Баязитов" w:date="2022-11-24T11:58:00Z"/>
        </w:rPr>
      </w:pPr>
      <w:ins w:id="700" w:author="Фанур А Баязитов" w:date="2022-11-24T11:58:00Z">
        <w:r>
          <w:t>Нет</w:t>
        </w:r>
      </w:ins>
    </w:p>
    <w:p w14:paraId="130302A0" w14:textId="77777777" w:rsidR="000A1F43" w:rsidRDefault="000A1F43" w:rsidP="000A1F43">
      <w:pPr>
        <w:rPr>
          <w:ins w:id="701" w:author="Фанур А Баязитов" w:date="2022-11-24T11:58:00Z"/>
        </w:rPr>
      </w:pPr>
      <w:ins w:id="702" w:author="Фанур А Баязитов" w:date="2022-11-24T11:58:00Z">
        <w:r>
          <w:t>-------</w:t>
        </w:r>
      </w:ins>
    </w:p>
    <w:p w14:paraId="758862CD" w14:textId="77777777" w:rsidR="000A1F43" w:rsidRPr="004F16DC" w:rsidRDefault="000A1F43" w:rsidP="000A1F43">
      <w:pPr>
        <w:rPr>
          <w:ins w:id="703" w:author="Фанур А Баязитов" w:date="2022-11-24T11:58:00Z"/>
        </w:rPr>
      </w:pPr>
      <w:ins w:id="704" w:author="Фанур А Баязитов" w:date="2022-11-24T11:58:00Z">
        <w:r>
          <w:t>Правильный ответ: Да</w:t>
        </w:r>
      </w:ins>
    </w:p>
    <w:p w14:paraId="5C3ACAB1" w14:textId="77777777" w:rsidR="000A1F43" w:rsidRDefault="000A1F43" w:rsidP="001D48D6"/>
    <w:p w14:paraId="5CDCDBDD" w14:textId="42C20ADA" w:rsidR="009654F7" w:rsidRPr="00576721" w:rsidRDefault="009654F7" w:rsidP="009654F7">
      <w:r>
        <w:t>Номер: 12.5.</w:t>
      </w:r>
      <w:r w:rsidR="00CA3A06">
        <w:t>2</w:t>
      </w:r>
      <w:r>
        <w:t>.</w:t>
      </w:r>
      <w:r w:rsidR="00E44D3D">
        <w:t>1</w:t>
      </w:r>
      <w:r>
        <w:t>.1029.</w:t>
      </w:r>
      <w:r w:rsidR="00E44D3D">
        <w:t>1</w:t>
      </w:r>
      <w:r>
        <w:t>.0(1)</w:t>
      </w:r>
    </w:p>
    <w:p w14:paraId="1FEB9849" w14:textId="7C2A0CA6" w:rsidR="009654F7" w:rsidRDefault="009654F7" w:rsidP="009654F7">
      <w:r>
        <w:t>Задание: Конструктивном отличием теплого резервирования от горячего является</w:t>
      </w:r>
      <w:r w:rsidR="00E44D3D">
        <w:t>:</w:t>
      </w:r>
    </w:p>
    <w:p w14:paraId="2C3DEAAF" w14:textId="77777777" w:rsidR="009654F7" w:rsidRDefault="009654F7" w:rsidP="009654F7">
      <w:r>
        <w:t>Ответы:</w:t>
      </w:r>
    </w:p>
    <w:p w14:paraId="3C950DB8" w14:textId="26493DE4" w:rsidR="00E44D3D" w:rsidRDefault="00E44D3D" w:rsidP="009654F7">
      <w:pPr>
        <w:pStyle w:val="a4"/>
        <w:numPr>
          <w:ilvl w:val="0"/>
          <w:numId w:val="1"/>
        </w:numPr>
      </w:pPr>
      <w:r>
        <w:t>отсутствие высокоскоростного канала синхронизации между процессорами</w:t>
      </w:r>
    </w:p>
    <w:p w14:paraId="5E60FDF6" w14:textId="7A1B833B" w:rsidR="009654F7" w:rsidRDefault="00E44D3D" w:rsidP="009654F7">
      <w:pPr>
        <w:pStyle w:val="a4"/>
        <w:numPr>
          <w:ilvl w:val="0"/>
          <w:numId w:val="1"/>
        </w:numPr>
      </w:pPr>
      <w:r>
        <w:t>наличие нескольких процессоров</w:t>
      </w:r>
    </w:p>
    <w:p w14:paraId="49FB9DA9" w14:textId="77777777" w:rsidR="009654F7" w:rsidRDefault="009654F7" w:rsidP="009654F7">
      <w:r>
        <w:t>-------</w:t>
      </w:r>
    </w:p>
    <w:p w14:paraId="34773945" w14:textId="1DEEB59B" w:rsidR="009654F7" w:rsidRDefault="00E44D3D" w:rsidP="001D48D6">
      <w:r>
        <w:t xml:space="preserve">Правильный ответ: </w:t>
      </w:r>
      <w:r w:rsidRPr="00E44D3D">
        <w:t>отсутствие высокоскоростного канала синхронизации между процессорами</w:t>
      </w:r>
    </w:p>
    <w:p w14:paraId="69B9B347" w14:textId="141F9EEF" w:rsidR="00E44D3D" w:rsidRDefault="00E44D3D" w:rsidP="001D48D6"/>
    <w:p w14:paraId="38E879B1" w14:textId="5CF1E2DF" w:rsidR="00E44D3D" w:rsidRPr="00576721" w:rsidRDefault="00E44D3D" w:rsidP="00E44D3D">
      <w:r>
        <w:t>Номер: 12.5.</w:t>
      </w:r>
      <w:r w:rsidR="00CA3A06">
        <w:t>1</w:t>
      </w:r>
      <w:r>
        <w:t>.1.1030.1.0(1)</w:t>
      </w:r>
    </w:p>
    <w:p w14:paraId="499159EF" w14:textId="5538B950" w:rsidR="00E44D3D" w:rsidRDefault="00E44D3D" w:rsidP="00E44D3D">
      <w:r>
        <w:t xml:space="preserve">Задание: </w:t>
      </w:r>
      <w:r w:rsidRPr="00E44D3D">
        <w:t>Резервный процессор должен иметь возможность:</w:t>
      </w:r>
    </w:p>
    <w:p w14:paraId="68340F79" w14:textId="77777777" w:rsidR="00E44D3D" w:rsidRDefault="00E44D3D" w:rsidP="00E44D3D">
      <w:r>
        <w:t>Ответы:</w:t>
      </w:r>
    </w:p>
    <w:p w14:paraId="1D92D67E" w14:textId="77777777" w:rsidR="00E44D3D" w:rsidRDefault="00E44D3D" w:rsidP="00E44D3D">
      <w:pPr>
        <w:pStyle w:val="a4"/>
        <w:numPr>
          <w:ilvl w:val="0"/>
          <w:numId w:val="1"/>
        </w:numPr>
      </w:pPr>
      <w:r>
        <w:t>заместить отказавший процессор</w:t>
      </w:r>
    </w:p>
    <w:p w14:paraId="3AF5CF44" w14:textId="0CA47E6D" w:rsidR="00E44D3D" w:rsidRDefault="00E44D3D" w:rsidP="00E44D3D">
      <w:pPr>
        <w:pStyle w:val="a4"/>
        <w:numPr>
          <w:ilvl w:val="0"/>
          <w:numId w:val="1"/>
        </w:numPr>
      </w:pPr>
      <w:r>
        <w:t>обнаружить отказ дополнительного процессора</w:t>
      </w:r>
    </w:p>
    <w:p w14:paraId="00481249" w14:textId="58827AFC" w:rsidR="00E44D3D" w:rsidRDefault="00E44D3D" w:rsidP="00E44D3D">
      <w:pPr>
        <w:pStyle w:val="a4"/>
        <w:numPr>
          <w:ilvl w:val="0"/>
          <w:numId w:val="1"/>
        </w:numPr>
      </w:pPr>
      <w:r>
        <w:t>удалить с основного процессора работу прикладной программы, накопленные данные, состояния регистров, состояния входов и выходов, таблицы неисправностей</w:t>
      </w:r>
    </w:p>
    <w:p w14:paraId="67F224B4" w14:textId="77777777" w:rsidR="00E44D3D" w:rsidRDefault="00E44D3D" w:rsidP="00E44D3D">
      <w:r>
        <w:t>-------</w:t>
      </w:r>
    </w:p>
    <w:p w14:paraId="1C20FF22" w14:textId="7A6E25B2" w:rsidR="00E44D3D" w:rsidRDefault="00E44D3D" w:rsidP="001D48D6">
      <w:r>
        <w:t xml:space="preserve">Правильный ответ: </w:t>
      </w:r>
      <w:r w:rsidRPr="00E44D3D">
        <w:t>заместить отказавший процессор</w:t>
      </w:r>
    </w:p>
    <w:sectPr w:rsidR="00E44D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8" w:author="Баембитов Альберт Талгатович, тел. 86(717)3749" w:date="2022-11-23T15:29:00Z" w:initials="  ">
    <w:p w14:paraId="49ABFA47" w14:textId="11C69C2A" w:rsidR="00E74295" w:rsidRDefault="00E74295">
      <w:pPr>
        <w:pStyle w:val="a8"/>
      </w:pPr>
      <w:r>
        <w:rPr>
          <w:rStyle w:val="a7"/>
        </w:rPr>
        <w:annotationRef/>
      </w:r>
      <w:r>
        <w:t>Правильный ответ отличается от второго варианта ответа. Исправить, где это необходимо</w:t>
      </w:r>
    </w:p>
  </w:comment>
  <w:comment w:id="19" w:author="Баембитов Альберт Талгатович, тел. 86(717)3749" w:date="2022-11-24T12:08:00Z" w:initials="  ">
    <w:p w14:paraId="26B7AD7D" w14:textId="29C49863" w:rsidR="00E74295" w:rsidRPr="00E74295" w:rsidRDefault="00E74295">
      <w:pPr>
        <w:pStyle w:val="a8"/>
      </w:pPr>
      <w:r>
        <w:rPr>
          <w:rStyle w:val="a7"/>
        </w:rPr>
        <w:annotationRef/>
      </w:r>
      <w:r>
        <w:t xml:space="preserve">В ответах указано «автоматическое обслуживание», а в правильных ответах «машинное обслуживание». Это я имел </w:t>
      </w:r>
      <w:r>
        <w:t>ввиду, надо сделать одинаково</w:t>
      </w:r>
    </w:p>
  </w:comment>
  <w:comment w:id="20" w:author="Фанур А Баязитов" w:date="2022-11-23T16:03:00Z" w:initials="ФАБ">
    <w:p w14:paraId="7FB18393" w14:textId="77777777" w:rsidR="00E74295" w:rsidRDefault="00E74295" w:rsidP="00E74295">
      <w:pPr>
        <w:pStyle w:val="a8"/>
      </w:pPr>
      <w:r>
        <w:rPr>
          <w:rStyle w:val="a7"/>
        </w:rPr>
        <w:annotationRef/>
      </w:r>
      <w:r>
        <w:t>В данном случае оба ответа верные, так как второй ответ - набор синонимов к основному определению</w:t>
      </w:r>
    </w:p>
  </w:comment>
  <w:comment w:id="29" w:author="Фанур А Баязитов" w:date="2022-11-23T16:01:00Z" w:initials="ФАБ">
    <w:p w14:paraId="4DE4EBEA" w14:textId="24F2AB31" w:rsidR="00E74295" w:rsidRDefault="00E74295" w:rsidP="00E74295">
      <w:pPr>
        <w:pStyle w:val="a8"/>
      </w:pPr>
      <w:r>
        <w:rPr>
          <w:rStyle w:val="a7"/>
        </w:rPr>
        <w:annotationRef/>
      </w:r>
      <w:r>
        <w:t>Ошибка было допущена намеренно, чтобы уменьшить количество вариантов ответа</w:t>
      </w:r>
    </w:p>
  </w:comment>
  <w:comment w:id="30" w:author="Баембитов Альберт Талгатович, тел. 86(717)3749" w:date="2022-11-24T12:09:00Z" w:initials="  ">
    <w:p w14:paraId="09965B85" w14:textId="3AB252B9" w:rsidR="00E74295" w:rsidRDefault="00E74295">
      <w:pPr>
        <w:pStyle w:val="a8"/>
      </w:pPr>
      <w:r>
        <w:rPr>
          <w:rStyle w:val="a7"/>
        </w:rPr>
        <w:annotationRef/>
      </w:r>
      <w:r>
        <w:t>Принято</w:t>
      </w:r>
    </w:p>
  </w:comment>
  <w:comment w:id="35" w:author="Баембитов Альберт Талгатович, тел. 86(717)3749" w:date="2022-11-23T15:29:00Z" w:initials="  ">
    <w:p w14:paraId="514EB69F" w14:textId="2F92933A" w:rsidR="00E74295" w:rsidRDefault="00E74295">
      <w:pPr>
        <w:pStyle w:val="a8"/>
      </w:pPr>
      <w:r>
        <w:rPr>
          <w:rStyle w:val="a7"/>
        </w:rPr>
        <w:annotationRef/>
      </w:r>
      <w:r>
        <w:t>Нужно другой ответ. В вопросе ПИД, а ответ явный про ПИ</w:t>
      </w:r>
    </w:p>
  </w:comment>
  <w:comment w:id="36" w:author="Фанур А Баязитов" w:date="2022-11-23T16:04:00Z" w:initials="ФАБ">
    <w:p w14:paraId="5F13C42A" w14:textId="77777777" w:rsidR="00E74295" w:rsidRDefault="00E74295" w:rsidP="00E74295">
      <w:pPr>
        <w:pStyle w:val="a8"/>
      </w:pPr>
      <w:r>
        <w:rPr>
          <w:rStyle w:val="a7"/>
        </w:rPr>
        <w:annotationRef/>
      </w:r>
      <w:r>
        <w:t>Исправил</w:t>
      </w:r>
    </w:p>
  </w:comment>
  <w:comment w:id="68" w:author="Баембитов Альберт Талгатович, тел. 86(717)3749" w:date="2022-11-23T15:29:00Z" w:initials="  ">
    <w:p w14:paraId="3EA65964" w14:textId="2D40F5D7" w:rsidR="00E74295" w:rsidRPr="00FA003D" w:rsidRDefault="00E74295">
      <w:pPr>
        <w:pStyle w:val="a8"/>
      </w:pPr>
      <w:r>
        <w:rPr>
          <w:rStyle w:val="a7"/>
        </w:rPr>
        <w:annotationRef/>
      </w:r>
      <w:r>
        <w:t xml:space="preserve">Ответ общий, а варианты частных фирм. Можно варианты исправить также на общие, типа модуль памяти, блоки ввода </w:t>
      </w:r>
      <w:r>
        <w:t>–вывода</w:t>
      </w:r>
      <w:r w:rsidRPr="00FA003D">
        <w:t xml:space="preserve"> </w:t>
      </w:r>
      <w:r>
        <w:t>и т.д.</w:t>
      </w:r>
    </w:p>
  </w:comment>
  <w:comment w:id="69" w:author="Фанур А Баязитов" w:date="2022-11-23T16:04:00Z" w:initials="ФАБ">
    <w:p w14:paraId="43F10DED" w14:textId="77777777" w:rsidR="00E74295" w:rsidRDefault="00E74295" w:rsidP="00E74295">
      <w:pPr>
        <w:pStyle w:val="a8"/>
      </w:pPr>
      <w:r>
        <w:rPr>
          <w:rStyle w:val="a7"/>
        </w:rPr>
        <w:annotationRef/>
      </w:r>
      <w:r>
        <w:t>Исправил</w:t>
      </w:r>
    </w:p>
  </w:comment>
  <w:comment w:id="77" w:author="Фанур А Баязитов" w:date="2022-11-23T15:56:00Z" w:initials="ФАБ">
    <w:p w14:paraId="441020C5" w14:textId="1236CB91" w:rsidR="00E74295" w:rsidRDefault="00E74295" w:rsidP="00E74295">
      <w:pPr>
        <w:pStyle w:val="a8"/>
      </w:pPr>
      <w:r>
        <w:rPr>
          <w:rStyle w:val="a7"/>
        </w:rPr>
        <w:annotationRef/>
      </w:r>
      <w:r>
        <w:t>Специальная ошибка</w:t>
      </w:r>
    </w:p>
  </w:comment>
  <w:comment w:id="78" w:author="Баембитов Альберт Талгатович, тел. 86(717)3749" w:date="2022-11-24T12:13:00Z" w:initials="  ">
    <w:p w14:paraId="3CEF704E" w14:textId="45B57BAF" w:rsidR="00E74295" w:rsidRPr="00E74295" w:rsidRDefault="00E74295">
      <w:pPr>
        <w:pStyle w:val="a8"/>
      </w:pPr>
      <w:r>
        <w:rPr>
          <w:rStyle w:val="a7"/>
        </w:rPr>
        <w:annotationRef/>
      </w:r>
      <w:r>
        <w:t>Принято</w:t>
      </w:r>
    </w:p>
  </w:comment>
  <w:comment w:id="83" w:author="Баембитов Альберт Талгатович, тел. 86(717)3749" w:date="2022-11-23T15:29:00Z" w:initials="  ">
    <w:p w14:paraId="2298BD51" w14:textId="2257DF9B" w:rsidR="00E74295" w:rsidRPr="00B275DB" w:rsidRDefault="00E74295">
      <w:pPr>
        <w:pStyle w:val="a8"/>
      </w:pPr>
      <w:r>
        <w:rPr>
          <w:rStyle w:val="a7"/>
        </w:rPr>
        <w:annotationRef/>
      </w:r>
      <w:r>
        <w:t>Не нравится этот вопрос. Считаю нецелесообразным знать номера ГОСТов наизусть</w:t>
      </w:r>
    </w:p>
  </w:comment>
  <w:comment w:id="84" w:author="Фанур А Баязитов" w:date="2022-11-23T16:08:00Z" w:initials="ФАБ">
    <w:p w14:paraId="2ED75F13" w14:textId="77777777" w:rsidR="00E74295" w:rsidRDefault="00E74295" w:rsidP="00E74295">
      <w:pPr>
        <w:pStyle w:val="a8"/>
      </w:pPr>
      <w:r>
        <w:rPr>
          <w:rStyle w:val="a7"/>
        </w:rPr>
        <w:annotationRef/>
      </w:r>
      <w:r>
        <w:t>Исправил</w:t>
      </w:r>
    </w:p>
  </w:comment>
  <w:comment w:id="120" w:author="Баембитов Альберт Талгатович, тел. 86(717)3749" w:date="2022-11-23T15:29:00Z" w:initials="  ">
    <w:p w14:paraId="2F102134" w14:textId="6730B18F" w:rsidR="00E74295" w:rsidRDefault="00E74295">
      <w:pPr>
        <w:pStyle w:val="a8"/>
      </w:pPr>
      <w:r>
        <w:rPr>
          <w:rStyle w:val="a7"/>
        </w:rPr>
        <w:annotationRef/>
      </w:r>
      <w:r>
        <w:t>Исправил на ударные. Или что-то другое имелось в виду?</w:t>
      </w:r>
    </w:p>
  </w:comment>
  <w:comment w:id="121" w:author="Фанур А Баязитов" w:date="2022-11-23T15:54:00Z" w:initials="ФАБ">
    <w:p w14:paraId="684AA6A3" w14:textId="77777777" w:rsidR="00E74295" w:rsidRDefault="00E74295" w:rsidP="00E74295">
      <w:pPr>
        <w:pStyle w:val="a8"/>
      </w:pPr>
      <w:r>
        <w:rPr>
          <w:rStyle w:val="a7"/>
        </w:rPr>
        <w:annotationRef/>
      </w:r>
      <w:r>
        <w:t xml:space="preserve">Специально ошибся, чтобы при этом звучало </w:t>
      </w:r>
      <w:r>
        <w:t>как правда</w:t>
      </w:r>
    </w:p>
  </w:comment>
  <w:comment w:id="122" w:author="Фанур А Баязитов" w:date="2022-11-24T12:57:00Z" w:initials="ФАБ">
    <w:p w14:paraId="2E148A7F" w14:textId="77777777" w:rsidR="008D5234" w:rsidRDefault="008D5234" w:rsidP="002801F8">
      <w:pPr>
        <w:pStyle w:val="a8"/>
      </w:pPr>
      <w:r>
        <w:rPr>
          <w:rStyle w:val="a7"/>
        </w:rPr>
        <w:annotationRef/>
      </w:r>
      <w:r>
        <w:t>Исправил</w:t>
      </w:r>
    </w:p>
  </w:comment>
  <w:comment w:id="150" w:author="Баембитов Альберт Талгатович, тел. 86(717)3749" w:date="2022-11-23T15:29:00Z" w:initials="  ">
    <w:p w14:paraId="1BE8281D" w14:textId="5D66B7F6" w:rsidR="00E74295" w:rsidRDefault="00E74295">
      <w:pPr>
        <w:pStyle w:val="a8"/>
      </w:pPr>
      <w:r>
        <w:rPr>
          <w:rStyle w:val="a7"/>
        </w:rPr>
        <w:annotationRef/>
      </w:r>
      <w:r>
        <w:t>Проверить, точно ли этот ответ</w:t>
      </w:r>
    </w:p>
  </w:comment>
  <w:comment w:id="151" w:author="Фанур А Баязитов" w:date="2022-11-23T16:10:00Z" w:initials="ФАБ">
    <w:p w14:paraId="55ADB9D7" w14:textId="77777777" w:rsidR="00E74295" w:rsidRDefault="00E74295" w:rsidP="00E74295">
      <w:pPr>
        <w:pStyle w:val="a8"/>
      </w:pPr>
      <w:r>
        <w:rPr>
          <w:rStyle w:val="a7"/>
        </w:rPr>
        <w:annotationRef/>
      </w:r>
      <w:r>
        <w:t>Ответ верны</w:t>
      </w:r>
      <w:r>
        <w:t xml:space="preserve">й(не считая вычеркнутого, видимо пошла опечатка), лекция 5 </w:t>
      </w:r>
      <w:r>
        <w:t>стр 5</w:t>
      </w:r>
    </w:p>
  </w:comment>
  <w:comment w:id="170" w:author="Баембитов Альберт Талгатович, тел. 86(717)3749" w:date="2022-11-23T15:29:00Z" w:initials="  ">
    <w:p w14:paraId="5110D455" w14:textId="797262C4" w:rsidR="00E74295" w:rsidRDefault="00E74295">
      <w:pPr>
        <w:pStyle w:val="a8"/>
      </w:pPr>
      <w:r>
        <w:rPr>
          <w:rStyle w:val="a7"/>
        </w:rPr>
        <w:annotationRef/>
      </w:r>
      <w:r>
        <w:t>Не понятно</w:t>
      </w:r>
    </w:p>
  </w:comment>
  <w:comment w:id="171" w:author="Фанур А Баязитов" w:date="2022-11-23T16:12:00Z" w:initials="ФАБ">
    <w:p w14:paraId="7DEF2907" w14:textId="77777777" w:rsidR="00E74295" w:rsidRDefault="00E74295" w:rsidP="00E74295">
      <w:pPr>
        <w:pStyle w:val="a8"/>
      </w:pPr>
      <w:r>
        <w:rPr>
          <w:rStyle w:val="a7"/>
        </w:rPr>
        <w:annotationRef/>
      </w:r>
      <w:r>
        <w:t>Опечатка</w:t>
      </w:r>
    </w:p>
  </w:comment>
  <w:comment w:id="173" w:author="Баембитов Альберт Талгатович, тел. 86(717)3749" w:date="2022-11-23T15:29:00Z" w:initials="  ">
    <w:p w14:paraId="4D81B16F" w14:textId="360A263F" w:rsidR="00E74295" w:rsidRDefault="00E74295">
      <w:pPr>
        <w:pStyle w:val="a8"/>
      </w:pPr>
      <w:r>
        <w:rPr>
          <w:rStyle w:val="a7"/>
        </w:rPr>
        <w:annotationRef/>
      </w:r>
      <w:r>
        <w:t>Так же</w:t>
      </w:r>
    </w:p>
  </w:comment>
  <w:comment w:id="174" w:author="Фанур А Баязитов" w:date="2022-11-23T16:12:00Z" w:initials="ФАБ">
    <w:p w14:paraId="10B3E413" w14:textId="77777777" w:rsidR="00E74295" w:rsidRDefault="00E74295" w:rsidP="00E74295">
      <w:pPr>
        <w:pStyle w:val="a8"/>
      </w:pPr>
      <w:r>
        <w:rPr>
          <w:rStyle w:val="a7"/>
        </w:rPr>
        <w:annotationRef/>
      </w:r>
      <w:r>
        <w:t>Исправил</w:t>
      </w:r>
    </w:p>
  </w:comment>
  <w:comment w:id="181" w:author="Баембитов Альберт Талгатович, тел. 86(717)3749" w:date="2022-11-23T15:29:00Z" w:initials="  ">
    <w:p w14:paraId="25A11389" w14:textId="48D653A1" w:rsidR="00E74295" w:rsidRDefault="00E74295">
      <w:pPr>
        <w:pStyle w:val="a8"/>
      </w:pPr>
      <w:r>
        <w:rPr>
          <w:rStyle w:val="a7"/>
        </w:rPr>
        <w:annotationRef/>
      </w:r>
      <w:r>
        <w:t xml:space="preserve">Снова </w:t>
      </w:r>
      <w:r>
        <w:t>вопросы про стандарты, если есть возможность, заменить</w:t>
      </w:r>
    </w:p>
  </w:comment>
  <w:comment w:id="182" w:author="Фанур А Баязитов" w:date="2022-11-24T11:20:00Z" w:initials="ФАБ">
    <w:p w14:paraId="40B9487A" w14:textId="77777777" w:rsidR="00E74295" w:rsidRDefault="00E74295" w:rsidP="00E74295">
      <w:pPr>
        <w:pStyle w:val="a8"/>
      </w:pPr>
      <w:r>
        <w:rPr>
          <w:rStyle w:val="a7"/>
        </w:rPr>
        <w:annotationRef/>
      </w:r>
      <w:r>
        <w:t>В первом подсказка в тексте вопроса, второй вопрос исправил</w:t>
      </w:r>
    </w:p>
  </w:comment>
  <w:comment w:id="256" w:author="Баембитов Альберт Талгатович, тел. 86(717)3749" w:date="2022-11-24T12:23:00Z" w:initials="  ">
    <w:p w14:paraId="40C24C00" w14:textId="77777777" w:rsidR="008D5234" w:rsidRDefault="008D5234" w:rsidP="008D5234">
      <w:pPr>
        <w:pStyle w:val="a8"/>
      </w:pPr>
      <w:r>
        <w:rPr>
          <w:rStyle w:val="a7"/>
        </w:rPr>
        <w:annotationRef/>
      </w:r>
      <w:r>
        <w:t>Есть подобный вопрос 12.2.1.</w:t>
      </w:r>
      <w:r w:rsidRPr="00EF4EF1">
        <w:t>2</w:t>
      </w:r>
      <w:r>
        <w:t>.1012.1.0(1)</w:t>
      </w:r>
    </w:p>
  </w:comment>
  <w:comment w:id="233" w:author="Баембитов Альберт Талгатович, тел. 86(717)3749" w:date="2022-11-24T12:23:00Z" w:initials="  ">
    <w:p w14:paraId="57C92184" w14:textId="45E89367" w:rsidR="00553FD7" w:rsidRDefault="00553FD7">
      <w:pPr>
        <w:pStyle w:val="a8"/>
      </w:pPr>
      <w:r>
        <w:rPr>
          <w:rStyle w:val="a7"/>
        </w:rPr>
        <w:annotationRef/>
      </w:r>
      <w:r>
        <w:t>Есть подобный вопрос 12.2.1.</w:t>
      </w:r>
      <w:r w:rsidRPr="00EF4EF1">
        <w:t>2</w:t>
      </w:r>
      <w:r>
        <w:t>.1012.1.0(1)</w:t>
      </w:r>
    </w:p>
  </w:comment>
  <w:comment w:id="234" w:author="Фанур А Баязитов" w:date="2022-11-24T12:58:00Z" w:initials="ФАБ">
    <w:p w14:paraId="29BADEA4" w14:textId="77777777" w:rsidR="008D5234" w:rsidRDefault="008D5234" w:rsidP="00A2557C">
      <w:pPr>
        <w:pStyle w:val="a8"/>
      </w:pPr>
      <w:r>
        <w:rPr>
          <w:rStyle w:val="a7"/>
        </w:rPr>
        <w:annotationRef/>
      </w:r>
      <w:r>
        <w:t>Исправил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9ABFA47" w15:done="0"/>
  <w15:commentEx w15:paraId="26B7AD7D" w15:paraIdParent="49ABFA47" w15:done="0"/>
  <w15:commentEx w15:paraId="7FB18393" w15:paraIdParent="49ABFA47" w15:done="0"/>
  <w15:commentEx w15:paraId="4DE4EBEA" w15:done="0"/>
  <w15:commentEx w15:paraId="09965B85" w15:done="0"/>
  <w15:commentEx w15:paraId="514EB69F" w15:done="0"/>
  <w15:commentEx w15:paraId="5F13C42A" w15:paraIdParent="514EB69F" w15:done="0"/>
  <w15:commentEx w15:paraId="3EA65964" w15:done="0"/>
  <w15:commentEx w15:paraId="43F10DED" w15:paraIdParent="3EA65964" w15:done="0"/>
  <w15:commentEx w15:paraId="441020C5" w15:done="0"/>
  <w15:commentEx w15:paraId="3CEF704E" w15:done="0"/>
  <w15:commentEx w15:paraId="2298BD51" w15:done="0"/>
  <w15:commentEx w15:paraId="2ED75F13" w15:paraIdParent="2298BD51" w15:done="0"/>
  <w15:commentEx w15:paraId="2F102134" w15:done="0"/>
  <w15:commentEx w15:paraId="684AA6A3" w15:paraIdParent="2F102134" w15:done="0"/>
  <w15:commentEx w15:paraId="2E148A7F" w15:paraIdParent="2F102134" w15:done="0"/>
  <w15:commentEx w15:paraId="1BE8281D" w15:done="0"/>
  <w15:commentEx w15:paraId="55ADB9D7" w15:paraIdParent="1BE8281D" w15:done="0"/>
  <w15:commentEx w15:paraId="5110D455" w15:done="0"/>
  <w15:commentEx w15:paraId="7DEF2907" w15:paraIdParent="5110D455" w15:done="0"/>
  <w15:commentEx w15:paraId="4D81B16F" w15:done="0"/>
  <w15:commentEx w15:paraId="10B3E413" w15:paraIdParent="4D81B16F" w15:done="0"/>
  <w15:commentEx w15:paraId="25A11389" w15:done="0"/>
  <w15:commentEx w15:paraId="40B9487A" w15:paraIdParent="25A11389" w15:done="0"/>
  <w15:commentEx w15:paraId="40C24C00" w15:done="0"/>
  <w15:commentEx w15:paraId="57C92184" w15:done="0"/>
  <w15:commentEx w15:paraId="29BADEA4" w15:paraIdParent="57C9218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28C2C2" w16cex:dateUtc="2022-11-23T11:03:00Z"/>
  <w16cex:commentExtensible w16cex:durableId="2728C26A" w16cex:dateUtc="2022-11-23T11:01:00Z"/>
  <w16cex:commentExtensible w16cex:durableId="2728C2F0" w16cex:dateUtc="2022-11-23T11:04:00Z"/>
  <w16cex:commentExtensible w16cex:durableId="2728C31E" w16cex:dateUtc="2022-11-23T11:04:00Z"/>
  <w16cex:commentExtensible w16cex:durableId="2728C127" w16cex:dateUtc="2022-11-23T10:56:00Z"/>
  <w16cex:commentExtensible w16cex:durableId="2728C40B" w16cex:dateUtc="2022-11-23T11:08:00Z"/>
  <w16cex:commentExtensible w16cex:durableId="2728C0D1" w16cex:dateUtc="2022-11-23T10:54:00Z"/>
  <w16cex:commentExtensible w16cex:durableId="2729E8A8" w16cex:dateUtc="2022-11-24T07:57:00Z"/>
  <w16cex:commentExtensible w16cex:durableId="2728C491" w16cex:dateUtc="2022-11-23T11:10:00Z"/>
  <w16cex:commentExtensible w16cex:durableId="2728C4E6" w16cex:dateUtc="2022-11-23T11:12:00Z"/>
  <w16cex:commentExtensible w16cex:durableId="2728C4EC" w16cex:dateUtc="2022-11-23T11:12:00Z"/>
  <w16cex:commentExtensible w16cex:durableId="2729D214" w16cex:dateUtc="2022-11-24T06:20:00Z"/>
  <w16cex:commentExtensible w16cex:durableId="2729E8F0" w16cex:dateUtc="2022-11-24T07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9ABFA47" w16cid:durableId="2728C000"/>
  <w16cid:commentId w16cid:paraId="26B7AD7D" w16cid:durableId="2729E860"/>
  <w16cid:commentId w16cid:paraId="7FB18393" w16cid:durableId="2728C2C2"/>
  <w16cid:commentId w16cid:paraId="4DE4EBEA" w16cid:durableId="2728C26A"/>
  <w16cid:commentId w16cid:paraId="09965B85" w16cid:durableId="2729E863"/>
  <w16cid:commentId w16cid:paraId="514EB69F" w16cid:durableId="2728C001"/>
  <w16cid:commentId w16cid:paraId="5F13C42A" w16cid:durableId="2728C2F0"/>
  <w16cid:commentId w16cid:paraId="3EA65964" w16cid:durableId="2728C002"/>
  <w16cid:commentId w16cid:paraId="43F10DED" w16cid:durableId="2728C31E"/>
  <w16cid:commentId w16cid:paraId="441020C5" w16cid:durableId="2728C127"/>
  <w16cid:commentId w16cid:paraId="3CEF704E" w16cid:durableId="2729E869"/>
  <w16cid:commentId w16cid:paraId="2298BD51" w16cid:durableId="2728C003"/>
  <w16cid:commentId w16cid:paraId="2ED75F13" w16cid:durableId="2728C40B"/>
  <w16cid:commentId w16cid:paraId="2F102134" w16cid:durableId="2728C004"/>
  <w16cid:commentId w16cid:paraId="684AA6A3" w16cid:durableId="2728C0D1"/>
  <w16cid:commentId w16cid:paraId="2E148A7F" w16cid:durableId="2729E8A8"/>
  <w16cid:commentId w16cid:paraId="1BE8281D" w16cid:durableId="2728C005"/>
  <w16cid:commentId w16cid:paraId="55ADB9D7" w16cid:durableId="2728C491"/>
  <w16cid:commentId w16cid:paraId="5110D455" w16cid:durableId="2728C006"/>
  <w16cid:commentId w16cid:paraId="7DEF2907" w16cid:durableId="2728C4E6"/>
  <w16cid:commentId w16cid:paraId="4D81B16F" w16cid:durableId="2728C007"/>
  <w16cid:commentId w16cid:paraId="10B3E413" w16cid:durableId="2728C4EC"/>
  <w16cid:commentId w16cid:paraId="25A11389" w16cid:durableId="2728C008"/>
  <w16cid:commentId w16cid:paraId="40B9487A" w16cid:durableId="2729D214"/>
  <w16cid:commentId w16cid:paraId="40C24C00" w16cid:durableId="2729E8D7"/>
  <w16cid:commentId w16cid:paraId="57C92184" w16cid:durableId="2729E876"/>
  <w16cid:commentId w16cid:paraId="29BADEA4" w16cid:durableId="2729E8F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3E3F34"/>
    <w:multiLevelType w:val="hybridMultilevel"/>
    <w:tmpl w:val="C2DAC6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441561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Фанур А Баязитов">
    <w15:presenceInfo w15:providerId="None" w15:userId="Фанур А Баязитов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3DF2"/>
    <w:rsid w:val="00012155"/>
    <w:rsid w:val="000340F9"/>
    <w:rsid w:val="00044481"/>
    <w:rsid w:val="00061DC8"/>
    <w:rsid w:val="000634EB"/>
    <w:rsid w:val="00084C37"/>
    <w:rsid w:val="000930C6"/>
    <w:rsid w:val="00093DCB"/>
    <w:rsid w:val="000A1F43"/>
    <w:rsid w:val="000B122E"/>
    <w:rsid w:val="000B6012"/>
    <w:rsid w:val="000C10B8"/>
    <w:rsid w:val="000D687D"/>
    <w:rsid w:val="000F2CC1"/>
    <w:rsid w:val="000F6DA1"/>
    <w:rsid w:val="00140991"/>
    <w:rsid w:val="001608B1"/>
    <w:rsid w:val="0017402F"/>
    <w:rsid w:val="00187B07"/>
    <w:rsid w:val="001C2406"/>
    <w:rsid w:val="001D48D6"/>
    <w:rsid w:val="001E0DF6"/>
    <w:rsid w:val="001E1C9A"/>
    <w:rsid w:val="001E361E"/>
    <w:rsid w:val="001F5E91"/>
    <w:rsid w:val="002175EC"/>
    <w:rsid w:val="00221B82"/>
    <w:rsid w:val="00231BEF"/>
    <w:rsid w:val="00252CC2"/>
    <w:rsid w:val="00261513"/>
    <w:rsid w:val="00276B66"/>
    <w:rsid w:val="00280A65"/>
    <w:rsid w:val="00297A93"/>
    <w:rsid w:val="002A3895"/>
    <w:rsid w:val="002C10DF"/>
    <w:rsid w:val="002C4BAA"/>
    <w:rsid w:val="00311875"/>
    <w:rsid w:val="003128D3"/>
    <w:rsid w:val="003149BB"/>
    <w:rsid w:val="00334400"/>
    <w:rsid w:val="003512F1"/>
    <w:rsid w:val="00370130"/>
    <w:rsid w:val="00391515"/>
    <w:rsid w:val="00391C81"/>
    <w:rsid w:val="003925D2"/>
    <w:rsid w:val="003C3942"/>
    <w:rsid w:val="003E23BE"/>
    <w:rsid w:val="003E45F6"/>
    <w:rsid w:val="00437121"/>
    <w:rsid w:val="004679B4"/>
    <w:rsid w:val="00471A87"/>
    <w:rsid w:val="00475BA4"/>
    <w:rsid w:val="004855E1"/>
    <w:rsid w:val="004916D8"/>
    <w:rsid w:val="004A7972"/>
    <w:rsid w:val="004D2931"/>
    <w:rsid w:val="004E6342"/>
    <w:rsid w:val="004F16DC"/>
    <w:rsid w:val="004F2614"/>
    <w:rsid w:val="005125A1"/>
    <w:rsid w:val="0053762B"/>
    <w:rsid w:val="00553FD7"/>
    <w:rsid w:val="00566B68"/>
    <w:rsid w:val="00571AB8"/>
    <w:rsid w:val="00576721"/>
    <w:rsid w:val="00587D3A"/>
    <w:rsid w:val="00620BFD"/>
    <w:rsid w:val="00664FF8"/>
    <w:rsid w:val="00693504"/>
    <w:rsid w:val="006A285C"/>
    <w:rsid w:val="006C6395"/>
    <w:rsid w:val="006E7128"/>
    <w:rsid w:val="007376AF"/>
    <w:rsid w:val="00737E79"/>
    <w:rsid w:val="00754D80"/>
    <w:rsid w:val="007678A2"/>
    <w:rsid w:val="00773D7E"/>
    <w:rsid w:val="0078245D"/>
    <w:rsid w:val="007C22EA"/>
    <w:rsid w:val="007E4A08"/>
    <w:rsid w:val="007E7C39"/>
    <w:rsid w:val="008C3816"/>
    <w:rsid w:val="008D5234"/>
    <w:rsid w:val="009020F2"/>
    <w:rsid w:val="0091269B"/>
    <w:rsid w:val="00933DF2"/>
    <w:rsid w:val="00960539"/>
    <w:rsid w:val="009654F7"/>
    <w:rsid w:val="00973DAB"/>
    <w:rsid w:val="009923C1"/>
    <w:rsid w:val="00997884"/>
    <w:rsid w:val="009A0CF8"/>
    <w:rsid w:val="009B2CB0"/>
    <w:rsid w:val="009C404C"/>
    <w:rsid w:val="009D6923"/>
    <w:rsid w:val="009F04F7"/>
    <w:rsid w:val="00A05CDC"/>
    <w:rsid w:val="00A05F92"/>
    <w:rsid w:val="00A37EBA"/>
    <w:rsid w:val="00A40999"/>
    <w:rsid w:val="00A65A27"/>
    <w:rsid w:val="00A931CE"/>
    <w:rsid w:val="00AA1365"/>
    <w:rsid w:val="00AA340F"/>
    <w:rsid w:val="00AA3642"/>
    <w:rsid w:val="00AB6990"/>
    <w:rsid w:val="00AD6B93"/>
    <w:rsid w:val="00B1633B"/>
    <w:rsid w:val="00B275DB"/>
    <w:rsid w:val="00B31D81"/>
    <w:rsid w:val="00B65970"/>
    <w:rsid w:val="00B70425"/>
    <w:rsid w:val="00BA3F73"/>
    <w:rsid w:val="00BD1BA0"/>
    <w:rsid w:val="00C02382"/>
    <w:rsid w:val="00C14A7D"/>
    <w:rsid w:val="00C17D30"/>
    <w:rsid w:val="00C36ACA"/>
    <w:rsid w:val="00C61B78"/>
    <w:rsid w:val="00C64543"/>
    <w:rsid w:val="00C67157"/>
    <w:rsid w:val="00C85A49"/>
    <w:rsid w:val="00CA2748"/>
    <w:rsid w:val="00CA31EA"/>
    <w:rsid w:val="00CA3A06"/>
    <w:rsid w:val="00CB0EE4"/>
    <w:rsid w:val="00CB63A5"/>
    <w:rsid w:val="00CD35DE"/>
    <w:rsid w:val="00D1682E"/>
    <w:rsid w:val="00D21F71"/>
    <w:rsid w:val="00D4119E"/>
    <w:rsid w:val="00D82F63"/>
    <w:rsid w:val="00DD0734"/>
    <w:rsid w:val="00DF5BFB"/>
    <w:rsid w:val="00E01822"/>
    <w:rsid w:val="00E2688B"/>
    <w:rsid w:val="00E44D3D"/>
    <w:rsid w:val="00E64E03"/>
    <w:rsid w:val="00E74295"/>
    <w:rsid w:val="00E86414"/>
    <w:rsid w:val="00EE7291"/>
    <w:rsid w:val="00EF4EF1"/>
    <w:rsid w:val="00F33899"/>
    <w:rsid w:val="00F416B7"/>
    <w:rsid w:val="00F6454B"/>
    <w:rsid w:val="00F90B48"/>
    <w:rsid w:val="00FA003D"/>
    <w:rsid w:val="00FC31CD"/>
    <w:rsid w:val="00FC797F"/>
    <w:rsid w:val="00FD1A34"/>
    <w:rsid w:val="00FE4EE8"/>
    <w:rsid w:val="00FF0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4D22B"/>
  <w15:docId w15:val="{50EF0D51-A48D-497F-8B4D-A4EF09409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3DF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Для таблиц"/>
    <w:basedOn w:val="a"/>
    <w:rsid w:val="00933DF2"/>
  </w:style>
  <w:style w:type="paragraph" w:styleId="a4">
    <w:name w:val="List Paragraph"/>
    <w:basedOn w:val="a"/>
    <w:uiPriority w:val="34"/>
    <w:qFormat/>
    <w:rsid w:val="00576721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78245D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8245D"/>
    <w:rPr>
      <w:rFonts w:ascii="Tahoma" w:eastAsia="Times New Roman" w:hAnsi="Tahoma" w:cs="Tahoma"/>
      <w:sz w:val="16"/>
      <w:szCs w:val="16"/>
      <w:lang w:eastAsia="ru-RU"/>
    </w:rPr>
  </w:style>
  <w:style w:type="character" w:styleId="a7">
    <w:name w:val="annotation reference"/>
    <w:basedOn w:val="a0"/>
    <w:uiPriority w:val="99"/>
    <w:semiHidden/>
    <w:unhideWhenUsed/>
    <w:rsid w:val="002C10DF"/>
    <w:rPr>
      <w:sz w:val="16"/>
      <w:szCs w:val="16"/>
    </w:rPr>
  </w:style>
  <w:style w:type="paragraph" w:styleId="a8">
    <w:name w:val="annotation text"/>
    <w:basedOn w:val="a"/>
    <w:link w:val="a9"/>
    <w:uiPriority w:val="99"/>
    <w:unhideWhenUsed/>
    <w:rsid w:val="002C10DF"/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rsid w:val="002C10D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2C10DF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2C10DF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c">
    <w:name w:val="Revision"/>
    <w:hidden/>
    <w:uiPriority w:val="99"/>
    <w:semiHidden/>
    <w:rsid w:val="00093D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37</Pages>
  <Words>10020</Words>
  <Characters>57117</Characters>
  <Application>Microsoft Office Word</Application>
  <DocSecurity>0</DocSecurity>
  <Lines>475</Lines>
  <Paragraphs>134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IT Organization</Company>
  <LinksUpToDate>false</LinksUpToDate>
  <CharactersWithSpaces>67003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Фанур А Баязитов</dc:creator>
  <cp:lastModifiedBy>Фанур А Баязитов</cp:lastModifiedBy>
  <cp:revision>14</cp:revision>
  <dcterms:created xsi:type="dcterms:W3CDTF">2022-11-23T08:23:00Z</dcterms:created>
  <dcterms:modified xsi:type="dcterms:W3CDTF">2022-11-24T08:03:00Z</dcterms:modified>
</cp:coreProperties>
</file>